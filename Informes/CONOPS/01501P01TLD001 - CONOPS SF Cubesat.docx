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8BA2" w14:textId="17ADF13D" w:rsidR="00225041" w:rsidRDefault="00225041" w:rsidP="002B1977">
      <w:pPr>
        <w:ind w:left="1152" w:hanging="1152"/>
        <w:jc w:val="both"/>
        <w:rPr>
          <w:spacing w:val="-3"/>
          <w:sz w:val="20"/>
        </w:rPr>
      </w:pPr>
    </w:p>
    <w:p w14:paraId="7F079965" w14:textId="77777777" w:rsidR="004656B6" w:rsidRDefault="004656B6" w:rsidP="002B1977">
      <w:pPr>
        <w:ind w:left="1152" w:hanging="1152"/>
        <w:jc w:val="center"/>
      </w:pPr>
    </w:p>
    <w:p w14:paraId="6194B100" w14:textId="77777777" w:rsidR="004656B6" w:rsidRDefault="004656B6" w:rsidP="002B1977">
      <w:pPr>
        <w:ind w:left="1152" w:hanging="1152"/>
        <w:jc w:val="center"/>
        <w:rPr>
          <w:b/>
          <w:spacing w:val="-3"/>
          <w:sz w:val="36"/>
        </w:rPr>
      </w:pPr>
    </w:p>
    <w:p w14:paraId="205729D7" w14:textId="4E6B6C58" w:rsidR="00225041" w:rsidRPr="006D2D3B" w:rsidRDefault="006D2D3B" w:rsidP="002B1977">
      <w:pPr>
        <w:ind w:left="1152" w:hanging="1152"/>
        <w:jc w:val="center"/>
        <w:rPr>
          <w:b/>
          <w:spacing w:val="-3"/>
          <w:sz w:val="36"/>
          <w:lang w:val="es-CL"/>
        </w:rPr>
      </w:pPr>
      <w:r w:rsidRPr="006D2D3B">
        <w:rPr>
          <w:b/>
          <w:spacing w:val="-3"/>
          <w:sz w:val="36"/>
          <w:lang w:val="es-CL"/>
        </w:rPr>
        <w:t>Carga</w:t>
      </w:r>
      <w:del w:id="0" w:author="Lino Acuña" w:date="2026-01-07T08:23:00Z" w16du:dateUtc="2026-01-07T11:23:00Z">
        <w:r w:rsidRPr="006D2D3B" w:rsidDel="008B032F">
          <w:rPr>
            <w:b/>
            <w:spacing w:val="-3"/>
            <w:sz w:val="36"/>
            <w:lang w:val="es-CL"/>
          </w:rPr>
          <w:delText xml:space="preserve"> </w:delText>
        </w:r>
      </w:del>
      <w:ins w:id="1" w:author="Lino Acuña" w:date="2026-01-07T08:23:00Z" w16du:dateUtc="2026-01-07T11:23:00Z">
        <w:r w:rsidR="008B032F">
          <w:rPr>
            <w:b/>
            <w:spacing w:val="-3"/>
            <w:sz w:val="36"/>
            <w:lang w:val="es-CL"/>
          </w:rPr>
          <w:t xml:space="preserve"> </w:t>
        </w:r>
      </w:ins>
      <w:r w:rsidRPr="006D2D3B">
        <w:rPr>
          <w:b/>
          <w:spacing w:val="-3"/>
          <w:sz w:val="36"/>
          <w:lang w:val="es-CL"/>
        </w:rPr>
        <w:t>Útil</w:t>
      </w:r>
      <w:del w:id="2" w:author="Lino Acuña" w:date="2026-01-07T08:23:00Z" w16du:dateUtc="2026-01-07T11:23:00Z">
        <w:r w:rsidRPr="006D2D3B" w:rsidDel="008B032F">
          <w:rPr>
            <w:b/>
            <w:spacing w:val="-3"/>
            <w:sz w:val="36"/>
            <w:lang w:val="es-CL"/>
          </w:rPr>
          <w:delText xml:space="preserve"> </w:delText>
        </w:r>
      </w:del>
      <w:ins w:id="3" w:author="Lino Acuña" w:date="2026-01-07T08:23:00Z" w16du:dateUtc="2026-01-07T11:23:00Z">
        <w:r w:rsidR="008B032F">
          <w:rPr>
            <w:b/>
            <w:spacing w:val="-3"/>
            <w:sz w:val="36"/>
            <w:lang w:val="es-CL"/>
          </w:rPr>
          <w:t xml:space="preserve"> </w:t>
        </w:r>
      </w:ins>
      <w:r w:rsidRPr="006D2D3B">
        <w:rPr>
          <w:b/>
          <w:spacing w:val="-3"/>
          <w:sz w:val="36"/>
          <w:lang w:val="es-CL"/>
        </w:rPr>
        <w:t>Store</w:t>
      </w:r>
      <w:del w:id="4" w:author="Lino Acuña" w:date="2026-01-07T08:23:00Z" w16du:dateUtc="2026-01-07T11:23:00Z">
        <w:r w:rsidRPr="006D2D3B" w:rsidDel="008B032F">
          <w:rPr>
            <w:b/>
            <w:spacing w:val="-3"/>
            <w:sz w:val="36"/>
            <w:lang w:val="es-CL"/>
          </w:rPr>
          <w:delText xml:space="preserve"> </w:delText>
        </w:r>
      </w:del>
      <w:ins w:id="5" w:author="Lino Acuña" w:date="2026-01-07T08:23:00Z" w16du:dateUtc="2026-01-07T11:23:00Z">
        <w:r w:rsidR="008B032F">
          <w:rPr>
            <w:b/>
            <w:spacing w:val="-3"/>
            <w:sz w:val="36"/>
            <w:lang w:val="es-CL"/>
          </w:rPr>
          <w:t xml:space="preserve"> </w:t>
        </w:r>
      </w:ins>
      <w:r w:rsidRPr="006D2D3B">
        <w:rPr>
          <w:b/>
          <w:spacing w:val="-3"/>
          <w:sz w:val="36"/>
          <w:lang w:val="es-CL"/>
        </w:rPr>
        <w:t>&amp;</w:t>
      </w:r>
      <w:del w:id="6" w:author="Lino Acuña" w:date="2026-01-07T08:23:00Z" w16du:dateUtc="2026-01-07T11:23:00Z">
        <w:r w:rsidRPr="006D2D3B" w:rsidDel="008B032F">
          <w:rPr>
            <w:b/>
            <w:spacing w:val="-3"/>
            <w:sz w:val="36"/>
            <w:lang w:val="es-CL"/>
          </w:rPr>
          <w:delText xml:space="preserve"> </w:delText>
        </w:r>
      </w:del>
      <w:ins w:id="7" w:author="Lino Acuña" w:date="2026-01-07T08:23:00Z" w16du:dateUtc="2026-01-07T11:23:00Z">
        <w:r w:rsidR="008B032F">
          <w:rPr>
            <w:b/>
            <w:spacing w:val="-3"/>
            <w:sz w:val="36"/>
            <w:lang w:val="es-CL"/>
          </w:rPr>
          <w:t xml:space="preserve"> </w:t>
        </w:r>
      </w:ins>
      <w:r w:rsidRPr="006D2D3B">
        <w:rPr>
          <w:b/>
          <w:spacing w:val="-3"/>
          <w:sz w:val="36"/>
          <w:lang w:val="es-CL"/>
        </w:rPr>
        <w:t>Forward</w:t>
      </w:r>
      <w:del w:id="8" w:author="Lino Acuña" w:date="2026-01-07T08:23:00Z" w16du:dateUtc="2026-01-07T11:23:00Z">
        <w:r w:rsidRPr="006D2D3B" w:rsidDel="008B032F">
          <w:rPr>
            <w:b/>
            <w:spacing w:val="-3"/>
            <w:sz w:val="36"/>
            <w:lang w:val="es-CL"/>
          </w:rPr>
          <w:delText xml:space="preserve"> </w:delText>
        </w:r>
      </w:del>
      <w:ins w:id="9" w:author="Lino Acuña" w:date="2026-01-07T08:23:00Z" w16du:dateUtc="2026-01-07T11:23:00Z">
        <w:r w:rsidR="008B032F">
          <w:rPr>
            <w:b/>
            <w:spacing w:val="-3"/>
            <w:sz w:val="36"/>
            <w:lang w:val="es-CL"/>
          </w:rPr>
          <w:t xml:space="preserve"> </w:t>
        </w:r>
      </w:ins>
      <w:r w:rsidRPr="006D2D3B">
        <w:rPr>
          <w:b/>
          <w:spacing w:val="-3"/>
          <w:sz w:val="36"/>
          <w:lang w:val="es-CL"/>
        </w:rPr>
        <w:t>para</w:t>
      </w:r>
      <w:del w:id="10" w:author="Lino Acuña" w:date="2026-01-07T08:23:00Z" w16du:dateUtc="2026-01-07T11:23:00Z">
        <w:r w:rsidRPr="006D2D3B" w:rsidDel="008B032F">
          <w:rPr>
            <w:b/>
            <w:spacing w:val="-3"/>
            <w:sz w:val="36"/>
            <w:lang w:val="es-CL"/>
          </w:rPr>
          <w:delText xml:space="preserve"> </w:delText>
        </w:r>
      </w:del>
      <w:ins w:id="11" w:author="Lino Acuña" w:date="2026-01-07T08:23:00Z" w16du:dateUtc="2026-01-07T11:23:00Z">
        <w:r w:rsidR="008B032F">
          <w:rPr>
            <w:b/>
            <w:spacing w:val="-3"/>
            <w:sz w:val="36"/>
            <w:lang w:val="es-CL"/>
          </w:rPr>
          <w:t xml:space="preserve"> </w:t>
        </w:r>
      </w:ins>
      <w:r w:rsidRPr="006D2D3B">
        <w:rPr>
          <w:b/>
          <w:spacing w:val="-3"/>
          <w:sz w:val="36"/>
          <w:lang w:val="es-CL"/>
        </w:rPr>
        <w:t>satélite</w:t>
      </w:r>
      <w:del w:id="12" w:author="Lino Acuña" w:date="2026-01-07T08:23:00Z" w16du:dateUtc="2026-01-07T11:23:00Z">
        <w:r w:rsidDel="008B032F">
          <w:rPr>
            <w:b/>
            <w:spacing w:val="-3"/>
            <w:sz w:val="36"/>
            <w:lang w:val="es-CL"/>
          </w:rPr>
          <w:delText xml:space="preserve"> </w:delText>
        </w:r>
      </w:del>
      <w:ins w:id="13" w:author="Lino Acuña" w:date="2026-01-07T08:23:00Z" w16du:dateUtc="2026-01-07T11:23:00Z">
        <w:r w:rsidR="008B032F">
          <w:rPr>
            <w:b/>
            <w:spacing w:val="-3"/>
            <w:sz w:val="36"/>
            <w:lang w:val="es-CL"/>
          </w:rPr>
          <w:t xml:space="preserve"> </w:t>
        </w:r>
      </w:ins>
      <w:r>
        <w:rPr>
          <w:b/>
          <w:spacing w:val="-3"/>
          <w:sz w:val="36"/>
          <w:lang w:val="es-CL"/>
        </w:rPr>
        <w:t>tipo</w:t>
      </w:r>
      <w:del w:id="14" w:author="Lino Acuña" w:date="2026-01-07T08:23:00Z" w16du:dateUtc="2026-01-07T11:23:00Z">
        <w:r w:rsidDel="008B032F">
          <w:rPr>
            <w:b/>
            <w:spacing w:val="-3"/>
            <w:sz w:val="36"/>
            <w:lang w:val="es-CL"/>
          </w:rPr>
          <w:delText xml:space="preserve"> </w:delText>
        </w:r>
      </w:del>
      <w:ins w:id="15" w:author="Lino Acuña" w:date="2026-01-07T08:23:00Z" w16du:dateUtc="2026-01-07T11:23:00Z">
        <w:r w:rsidR="008B032F">
          <w:rPr>
            <w:b/>
            <w:spacing w:val="-3"/>
            <w:sz w:val="36"/>
            <w:lang w:val="es-CL"/>
          </w:rPr>
          <w:t xml:space="preserve"> </w:t>
        </w:r>
      </w:ins>
      <w:proofErr w:type="spellStart"/>
      <w:r>
        <w:rPr>
          <w:b/>
          <w:spacing w:val="-3"/>
          <w:sz w:val="36"/>
          <w:lang w:val="es-CL"/>
        </w:rPr>
        <w:t>CubeSat</w:t>
      </w:r>
      <w:proofErr w:type="spellEnd"/>
    </w:p>
    <w:p w14:paraId="1BAD424F" w14:textId="77777777" w:rsidR="00225041" w:rsidRPr="006D2D3B" w:rsidRDefault="00225041" w:rsidP="002B1977">
      <w:pPr>
        <w:ind w:left="1152" w:hanging="1152"/>
        <w:jc w:val="center"/>
        <w:rPr>
          <w:spacing w:val="-3"/>
          <w:sz w:val="28"/>
          <w:lang w:val="es-CL"/>
        </w:rPr>
      </w:pPr>
    </w:p>
    <w:p w14:paraId="60D5896B" w14:textId="0A28401E" w:rsidR="00225041" w:rsidRPr="001F79F8" w:rsidRDefault="004656B6" w:rsidP="002B1977">
      <w:pPr>
        <w:ind w:left="1152" w:hanging="1152"/>
        <w:jc w:val="center"/>
        <w:rPr>
          <w:spacing w:val="-3"/>
          <w:sz w:val="24"/>
          <w:szCs w:val="24"/>
        </w:rPr>
      </w:pPr>
      <w:r w:rsidRPr="001F79F8">
        <w:rPr>
          <w:spacing w:val="-3"/>
          <w:sz w:val="24"/>
          <w:szCs w:val="24"/>
        </w:rPr>
        <w:t>Preparado</w:t>
      </w:r>
      <w:del w:id="16" w:author="Lino Acuña" w:date="2026-01-07T08:23:00Z" w16du:dateUtc="2026-01-07T11:23:00Z">
        <w:r w:rsidR="00225041" w:rsidRPr="001F79F8" w:rsidDel="008B032F">
          <w:rPr>
            <w:spacing w:val="-3"/>
            <w:sz w:val="24"/>
            <w:szCs w:val="24"/>
          </w:rPr>
          <w:delText xml:space="preserve"> </w:delText>
        </w:r>
      </w:del>
      <w:ins w:id="17" w:author="Lino Acuña" w:date="2026-01-07T08:23:00Z" w16du:dateUtc="2026-01-07T11:23:00Z">
        <w:r w:rsidR="008B032F">
          <w:rPr>
            <w:spacing w:val="-3"/>
            <w:sz w:val="24"/>
            <w:szCs w:val="24"/>
          </w:rPr>
          <w:t xml:space="preserve"> </w:t>
        </w:r>
      </w:ins>
      <w:r w:rsidR="00225041" w:rsidRPr="001F79F8">
        <w:rPr>
          <w:spacing w:val="-3"/>
          <w:sz w:val="24"/>
          <w:szCs w:val="24"/>
        </w:rPr>
        <w:t>para:</w:t>
      </w:r>
    </w:p>
    <w:p w14:paraId="7B05BAF7" w14:textId="77777777" w:rsidR="00225041" w:rsidRPr="001F79F8" w:rsidRDefault="001F79F8" w:rsidP="002B1977">
      <w:pPr>
        <w:ind w:left="1152" w:hanging="1152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ab/>
      </w:r>
      <w:r>
        <w:rPr>
          <w:spacing w:val="-3"/>
          <w:sz w:val="24"/>
          <w:szCs w:val="24"/>
        </w:rPr>
        <w:tab/>
      </w:r>
      <w:r>
        <w:rPr>
          <w:spacing w:val="-3"/>
          <w:sz w:val="24"/>
          <w:szCs w:val="24"/>
        </w:rPr>
        <w:tab/>
      </w:r>
      <w:r>
        <w:rPr>
          <w:spacing w:val="-3"/>
          <w:sz w:val="24"/>
          <w:szCs w:val="24"/>
        </w:rPr>
        <w:tab/>
      </w:r>
      <w:r>
        <w:rPr>
          <w:spacing w:val="-3"/>
          <w:sz w:val="24"/>
          <w:szCs w:val="24"/>
        </w:rPr>
        <w:tab/>
      </w:r>
      <w:r>
        <w:rPr>
          <w:spacing w:val="-3"/>
          <w:sz w:val="24"/>
          <w:szCs w:val="24"/>
        </w:rPr>
        <w:tab/>
      </w:r>
      <w:r>
        <w:rPr>
          <w:spacing w:val="-3"/>
          <w:sz w:val="24"/>
          <w:szCs w:val="24"/>
        </w:rPr>
        <w:tab/>
      </w:r>
      <w:r>
        <w:rPr>
          <w:spacing w:val="-3"/>
          <w:sz w:val="24"/>
          <w:szCs w:val="24"/>
        </w:rPr>
        <w:tab/>
      </w:r>
      <w:r>
        <w:rPr>
          <w:spacing w:val="-3"/>
          <w:sz w:val="24"/>
          <w:szCs w:val="24"/>
        </w:rPr>
        <w:tab/>
      </w:r>
      <w:r>
        <w:rPr>
          <w:spacing w:val="-3"/>
          <w:sz w:val="24"/>
          <w:szCs w:val="24"/>
        </w:rPr>
        <w:tab/>
      </w:r>
      <w:r>
        <w:rPr>
          <w:spacing w:val="-3"/>
          <w:sz w:val="24"/>
          <w:szCs w:val="24"/>
        </w:rPr>
        <w:tab/>
      </w:r>
    </w:p>
    <w:p w14:paraId="25E2818E" w14:textId="5F7F4FA2" w:rsidR="00225041" w:rsidRPr="001F79F8" w:rsidRDefault="005B0206" w:rsidP="002B1977">
      <w:pPr>
        <w:ind w:left="1152" w:hanging="1152"/>
        <w:jc w:val="center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Proyecto</w:t>
      </w:r>
      <w:del w:id="18" w:author="Lino Acuña" w:date="2026-01-07T08:23:00Z" w16du:dateUtc="2026-01-07T11:23:00Z">
        <w:r w:rsidDel="008B032F">
          <w:rPr>
            <w:spacing w:val="-3"/>
            <w:sz w:val="24"/>
            <w:szCs w:val="24"/>
          </w:rPr>
          <w:delText xml:space="preserve"> </w:delText>
        </w:r>
      </w:del>
      <w:ins w:id="19" w:author="Lino Acuña" w:date="2026-01-07T08:23:00Z" w16du:dateUtc="2026-01-07T11:23:00Z">
        <w:r w:rsidR="008B032F">
          <w:rPr>
            <w:spacing w:val="-3"/>
            <w:sz w:val="24"/>
            <w:szCs w:val="24"/>
          </w:rPr>
          <w:t xml:space="preserve"> </w:t>
        </w:r>
      </w:ins>
      <w:del w:id="20" w:author="Practico IDI 2" w:date="2026-01-07T10:34:00Z" w16du:dateUtc="2026-01-07T13:34:00Z">
        <w:r w:rsidDel="00855069">
          <w:rPr>
            <w:spacing w:val="-3"/>
            <w:sz w:val="24"/>
            <w:szCs w:val="24"/>
          </w:rPr>
          <w:delText>XXXXXXX</w:delText>
        </w:r>
      </w:del>
      <w:ins w:id="21" w:author="Practico IDI 2" w:date="2026-01-07T10:34:00Z" w16du:dateUtc="2026-01-07T13:34:00Z">
        <w:r w:rsidR="00855069">
          <w:rPr>
            <w:spacing w:val="-3"/>
            <w:sz w:val="24"/>
            <w:szCs w:val="24"/>
          </w:rPr>
          <w:t>MUNIN / BIFROST</w:t>
        </w:r>
      </w:ins>
    </w:p>
    <w:p w14:paraId="7D90E6BF" w14:textId="77777777" w:rsidR="00225041" w:rsidRPr="001F79F8" w:rsidRDefault="00225041" w:rsidP="002B1977">
      <w:pPr>
        <w:ind w:left="1152" w:hanging="1152"/>
        <w:jc w:val="center"/>
        <w:rPr>
          <w:spacing w:val="-3"/>
          <w:sz w:val="24"/>
          <w:szCs w:val="24"/>
        </w:rPr>
      </w:pPr>
    </w:p>
    <w:p w14:paraId="3AF11623" w14:textId="77777777" w:rsidR="00225041" w:rsidRPr="001F79F8" w:rsidRDefault="00225041" w:rsidP="002B1977">
      <w:pPr>
        <w:ind w:left="1152" w:hanging="1152"/>
        <w:jc w:val="center"/>
        <w:rPr>
          <w:spacing w:val="-3"/>
          <w:sz w:val="24"/>
          <w:szCs w:val="24"/>
        </w:rPr>
      </w:pPr>
    </w:p>
    <w:p w14:paraId="4DEB1428" w14:textId="6E86BFB5" w:rsidR="00225041" w:rsidRPr="001F79F8" w:rsidRDefault="004656B6" w:rsidP="002B1977">
      <w:pPr>
        <w:ind w:left="1152" w:hanging="1152"/>
        <w:jc w:val="center"/>
        <w:rPr>
          <w:spacing w:val="-3"/>
          <w:sz w:val="24"/>
          <w:szCs w:val="24"/>
        </w:rPr>
      </w:pPr>
      <w:r w:rsidRPr="001F79F8">
        <w:rPr>
          <w:spacing w:val="-3"/>
          <w:sz w:val="24"/>
          <w:szCs w:val="24"/>
        </w:rPr>
        <w:t>Preparado</w:t>
      </w:r>
      <w:del w:id="22" w:author="Lino Acuña" w:date="2026-01-07T08:23:00Z" w16du:dateUtc="2026-01-07T11:23:00Z">
        <w:r w:rsidR="00225041" w:rsidRPr="001F79F8" w:rsidDel="008B032F">
          <w:rPr>
            <w:spacing w:val="-3"/>
            <w:sz w:val="24"/>
            <w:szCs w:val="24"/>
          </w:rPr>
          <w:delText xml:space="preserve"> </w:delText>
        </w:r>
      </w:del>
      <w:ins w:id="23" w:author="Lino Acuña" w:date="2026-01-07T08:23:00Z" w16du:dateUtc="2026-01-07T11:23:00Z">
        <w:r w:rsidR="008B032F">
          <w:rPr>
            <w:spacing w:val="-3"/>
            <w:sz w:val="24"/>
            <w:szCs w:val="24"/>
          </w:rPr>
          <w:t xml:space="preserve"> </w:t>
        </w:r>
      </w:ins>
      <w:r w:rsidR="00225041" w:rsidRPr="001F79F8">
        <w:rPr>
          <w:spacing w:val="-3"/>
          <w:sz w:val="24"/>
          <w:szCs w:val="24"/>
        </w:rPr>
        <w:t>por:</w:t>
      </w:r>
    </w:p>
    <w:p w14:paraId="4E711B65" w14:textId="77777777" w:rsidR="00225041" w:rsidRPr="001F79F8" w:rsidRDefault="00225041" w:rsidP="002B1977">
      <w:pPr>
        <w:ind w:left="1152" w:hanging="1152"/>
        <w:jc w:val="center"/>
        <w:rPr>
          <w:spacing w:val="-3"/>
          <w:sz w:val="24"/>
          <w:szCs w:val="24"/>
        </w:rPr>
      </w:pPr>
    </w:p>
    <w:p w14:paraId="6434DBDD" w14:textId="62A1723B" w:rsidR="00225041" w:rsidRDefault="00225041" w:rsidP="002B1977">
      <w:pPr>
        <w:ind w:left="1152" w:hanging="1152"/>
        <w:jc w:val="center"/>
        <w:rPr>
          <w:spacing w:val="-3"/>
          <w:sz w:val="24"/>
          <w:szCs w:val="24"/>
        </w:rPr>
      </w:pPr>
      <w:r w:rsidRPr="001F79F8">
        <w:rPr>
          <w:spacing w:val="-3"/>
          <w:sz w:val="24"/>
          <w:szCs w:val="24"/>
        </w:rPr>
        <w:t>DTS</w:t>
      </w:r>
      <w:del w:id="24" w:author="Lino Acuña" w:date="2026-01-07T08:23:00Z" w16du:dateUtc="2026-01-07T11:23:00Z">
        <w:r w:rsidRPr="001F79F8" w:rsidDel="008B032F">
          <w:rPr>
            <w:spacing w:val="-3"/>
            <w:sz w:val="24"/>
            <w:szCs w:val="24"/>
          </w:rPr>
          <w:delText xml:space="preserve"> </w:delText>
        </w:r>
      </w:del>
      <w:ins w:id="25" w:author="Lino Acuña" w:date="2026-01-07T08:23:00Z" w16du:dateUtc="2026-01-07T11:23:00Z">
        <w:r w:rsidR="008B032F">
          <w:rPr>
            <w:spacing w:val="-3"/>
            <w:sz w:val="24"/>
            <w:szCs w:val="24"/>
          </w:rPr>
          <w:t xml:space="preserve"> </w:t>
        </w:r>
      </w:ins>
      <w:r w:rsidR="007B68A3">
        <w:rPr>
          <w:spacing w:val="-3"/>
          <w:sz w:val="24"/>
          <w:szCs w:val="24"/>
        </w:rPr>
        <w:t>SpA</w:t>
      </w:r>
      <w:del w:id="26" w:author="Lino Acuña" w:date="2026-01-07T08:23:00Z" w16du:dateUtc="2026-01-07T11:23:00Z">
        <w:r w:rsidR="004F2BF7" w:rsidDel="008B032F">
          <w:rPr>
            <w:spacing w:val="-3"/>
            <w:sz w:val="24"/>
            <w:szCs w:val="24"/>
          </w:rPr>
          <w:delText xml:space="preserve"> </w:delText>
        </w:r>
      </w:del>
      <w:ins w:id="27" w:author="Lino Acuña" w:date="2026-01-07T08:23:00Z" w16du:dateUtc="2026-01-07T11:23:00Z">
        <w:r w:rsidR="008B032F">
          <w:rPr>
            <w:spacing w:val="-3"/>
            <w:sz w:val="24"/>
            <w:szCs w:val="24"/>
          </w:rPr>
          <w:t xml:space="preserve"> </w:t>
        </w:r>
      </w:ins>
      <w:r w:rsidR="004F2BF7">
        <w:rPr>
          <w:spacing w:val="-3"/>
          <w:sz w:val="24"/>
          <w:szCs w:val="24"/>
        </w:rPr>
        <w:t>/</w:t>
      </w:r>
      <w:del w:id="28" w:author="Lino Acuña" w:date="2026-01-07T08:23:00Z" w16du:dateUtc="2026-01-07T11:23:00Z">
        <w:r w:rsidR="004F2BF7" w:rsidDel="008B032F">
          <w:rPr>
            <w:spacing w:val="-3"/>
            <w:sz w:val="24"/>
            <w:szCs w:val="24"/>
          </w:rPr>
          <w:delText xml:space="preserve"> </w:delText>
        </w:r>
      </w:del>
      <w:ins w:id="29" w:author="Lino Acuña" w:date="2026-01-07T08:23:00Z" w16du:dateUtc="2026-01-07T11:23:00Z">
        <w:r w:rsidR="008B032F">
          <w:rPr>
            <w:spacing w:val="-3"/>
            <w:sz w:val="24"/>
            <w:szCs w:val="24"/>
          </w:rPr>
          <w:t xml:space="preserve"> </w:t>
        </w:r>
      </w:ins>
      <w:r w:rsidR="006D2D3B">
        <w:rPr>
          <w:spacing w:val="-3"/>
          <w:sz w:val="24"/>
          <w:szCs w:val="24"/>
        </w:rPr>
        <w:t>Nicolás</w:t>
      </w:r>
      <w:del w:id="30" w:author="Lino Acuña" w:date="2026-01-07T08:23:00Z" w16du:dateUtc="2026-01-07T11:23:00Z">
        <w:r w:rsidR="006D2D3B" w:rsidDel="008B032F">
          <w:rPr>
            <w:spacing w:val="-3"/>
            <w:sz w:val="24"/>
            <w:szCs w:val="24"/>
          </w:rPr>
          <w:delText xml:space="preserve"> </w:delText>
        </w:r>
      </w:del>
      <w:ins w:id="31" w:author="Lino Acuña" w:date="2026-01-07T08:23:00Z" w16du:dateUtc="2026-01-07T11:23:00Z">
        <w:r w:rsidR="008B032F">
          <w:rPr>
            <w:spacing w:val="-3"/>
            <w:sz w:val="24"/>
            <w:szCs w:val="24"/>
          </w:rPr>
          <w:t xml:space="preserve"> </w:t>
        </w:r>
      </w:ins>
      <w:r w:rsidR="006D2D3B">
        <w:rPr>
          <w:spacing w:val="-3"/>
          <w:sz w:val="24"/>
          <w:szCs w:val="24"/>
        </w:rPr>
        <w:t>Seguel</w:t>
      </w:r>
      <w:del w:id="32" w:author="Lino Acuña" w:date="2026-01-07T08:23:00Z" w16du:dateUtc="2026-01-07T11:23:00Z">
        <w:r w:rsidR="006D2D3B" w:rsidDel="008B032F">
          <w:rPr>
            <w:spacing w:val="-3"/>
            <w:sz w:val="24"/>
            <w:szCs w:val="24"/>
          </w:rPr>
          <w:delText xml:space="preserve"> </w:delText>
        </w:r>
      </w:del>
      <w:ins w:id="33" w:author="Lino Acuña" w:date="2026-01-07T08:23:00Z" w16du:dateUtc="2026-01-07T11:23:00Z">
        <w:r w:rsidR="008B032F">
          <w:rPr>
            <w:spacing w:val="-3"/>
            <w:sz w:val="24"/>
            <w:szCs w:val="24"/>
          </w:rPr>
          <w:t xml:space="preserve"> </w:t>
        </w:r>
      </w:ins>
      <w:r w:rsidR="006D2D3B">
        <w:rPr>
          <w:spacing w:val="-3"/>
          <w:sz w:val="24"/>
          <w:szCs w:val="24"/>
        </w:rPr>
        <w:t>(</w:t>
      </w:r>
      <w:r w:rsidR="00E72F34">
        <w:rPr>
          <w:spacing w:val="-3"/>
          <w:sz w:val="24"/>
          <w:szCs w:val="24"/>
        </w:rPr>
        <w:t>Practicante</w:t>
      </w:r>
      <w:r w:rsidR="006D2D3B">
        <w:rPr>
          <w:spacing w:val="-3"/>
          <w:sz w:val="24"/>
          <w:szCs w:val="24"/>
        </w:rPr>
        <w:t>)</w:t>
      </w:r>
    </w:p>
    <w:p w14:paraId="2002559B" w14:textId="77777777" w:rsidR="00561667" w:rsidRDefault="00561667" w:rsidP="002B1977">
      <w:pPr>
        <w:ind w:left="1152" w:hanging="1152"/>
        <w:jc w:val="center"/>
        <w:rPr>
          <w:spacing w:val="-3"/>
          <w:sz w:val="24"/>
          <w:szCs w:val="24"/>
        </w:rPr>
      </w:pPr>
    </w:p>
    <w:p w14:paraId="133AD857" w14:textId="66A81AF9" w:rsidR="00561667" w:rsidRDefault="00561667" w:rsidP="002B1977">
      <w:pPr>
        <w:ind w:left="1152" w:hanging="1152"/>
        <w:jc w:val="center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Cliente</w:t>
      </w:r>
      <w:del w:id="34" w:author="Lino Acuña" w:date="2026-01-07T08:23:00Z" w16du:dateUtc="2026-01-07T11:23:00Z">
        <w:r w:rsidDel="008B032F">
          <w:rPr>
            <w:spacing w:val="-3"/>
            <w:sz w:val="24"/>
            <w:szCs w:val="24"/>
          </w:rPr>
          <w:delText xml:space="preserve"> </w:delText>
        </w:r>
      </w:del>
      <w:ins w:id="35" w:author="Lino Acuña" w:date="2026-01-07T08:23:00Z" w16du:dateUtc="2026-01-07T11:23:00Z">
        <w:r w:rsidR="008B032F">
          <w:rPr>
            <w:spacing w:val="-3"/>
            <w:sz w:val="24"/>
            <w:szCs w:val="24"/>
          </w:rPr>
          <w:t xml:space="preserve"> </w:t>
        </w:r>
      </w:ins>
      <w:r>
        <w:rPr>
          <w:spacing w:val="-3"/>
          <w:sz w:val="24"/>
          <w:szCs w:val="24"/>
        </w:rPr>
        <w:t>Interno:</w:t>
      </w:r>
    </w:p>
    <w:p w14:paraId="01953909" w14:textId="77777777" w:rsidR="00561667" w:rsidRDefault="00561667" w:rsidP="002B1977">
      <w:pPr>
        <w:ind w:left="1152" w:hanging="1152"/>
        <w:jc w:val="center"/>
        <w:rPr>
          <w:spacing w:val="-3"/>
          <w:sz w:val="24"/>
          <w:szCs w:val="24"/>
        </w:rPr>
      </w:pPr>
    </w:p>
    <w:p w14:paraId="283F6593" w14:textId="4C86037F" w:rsidR="00561667" w:rsidRPr="001F79F8" w:rsidRDefault="006D2D3B" w:rsidP="002B1977">
      <w:pPr>
        <w:ind w:left="1152" w:hanging="1152"/>
        <w:jc w:val="center"/>
        <w:rPr>
          <w:spacing w:val="-3"/>
          <w:sz w:val="24"/>
          <w:szCs w:val="24"/>
        </w:rPr>
      </w:pPr>
      <w:r>
        <w:rPr>
          <w:spacing w:val="-3"/>
          <w:sz w:val="24"/>
          <w:szCs w:val="24"/>
        </w:rPr>
        <w:t>INVAP</w:t>
      </w:r>
      <w:del w:id="36" w:author="Lino Acuña" w:date="2026-01-07T08:18:00Z" w16du:dateUtc="2026-01-07T11:18:00Z">
        <w:r w:rsidDel="008B032F">
          <w:rPr>
            <w:spacing w:val="-3"/>
            <w:sz w:val="24"/>
            <w:szCs w:val="24"/>
          </w:rPr>
          <w:delText xml:space="preserve"> - </w:delText>
        </w:r>
        <w:r w:rsidRPr="006D2D3B" w:rsidDel="008B032F">
          <w:rPr>
            <w:spacing w:val="-3"/>
            <w:sz w:val="24"/>
            <w:szCs w:val="24"/>
            <w:lang w:val="es-ES"/>
          </w:rPr>
          <w:delText>Luis Genovese</w:delText>
        </w:r>
      </w:del>
    </w:p>
    <w:p w14:paraId="67F9EED1" w14:textId="77777777" w:rsidR="00225041" w:rsidRDefault="00225041" w:rsidP="002B1977">
      <w:pPr>
        <w:jc w:val="both"/>
        <w:rPr>
          <w:spacing w:val="-3"/>
          <w:sz w:val="24"/>
          <w:szCs w:val="24"/>
        </w:rPr>
      </w:pPr>
    </w:p>
    <w:p w14:paraId="4C901259" w14:textId="77777777" w:rsidR="00A71837" w:rsidRDefault="00A71837" w:rsidP="002B1977">
      <w:pPr>
        <w:jc w:val="both"/>
        <w:rPr>
          <w:spacing w:val="-3"/>
          <w:sz w:val="24"/>
          <w:szCs w:val="24"/>
        </w:rPr>
      </w:pPr>
    </w:p>
    <w:p w14:paraId="695DE1B2" w14:textId="77777777" w:rsidR="00A71837" w:rsidRPr="003C47E3" w:rsidRDefault="00A71837" w:rsidP="002B1977">
      <w:pPr>
        <w:jc w:val="both"/>
        <w:rPr>
          <w:spacing w:val="-3"/>
        </w:rPr>
      </w:pPr>
    </w:p>
    <w:p w14:paraId="7A4BC175" w14:textId="0A14FD47" w:rsidR="00225041" w:rsidRDefault="009978C0" w:rsidP="002B1977">
      <w:pPr>
        <w:jc w:val="center"/>
        <w:rPr>
          <w:spacing w:val="-3"/>
          <w:sz w:val="20"/>
        </w:rPr>
      </w:pPr>
      <w:r>
        <w:rPr>
          <w:noProof/>
          <w:spacing w:val="-3"/>
        </w:rPr>
        <mc:AlternateContent>
          <mc:Choice Requires="wps">
            <w:drawing>
              <wp:inline distT="0" distB="0" distL="0" distR="0" wp14:anchorId="7276B44D" wp14:editId="4AB19D0C">
                <wp:extent cx="5934075" cy="1019175"/>
                <wp:effectExtent l="13335" t="9525" r="5715" b="952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C39775" w14:textId="77777777" w:rsidR="00390AA3" w:rsidRPr="00DB268C" w:rsidRDefault="00390AA3" w:rsidP="00FD6051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Verdana" w:hAnsi="Verdana" w:cs="Verdana"/>
                                <w:b/>
                                <w:bCs/>
                                <w:sz w:val="20"/>
                                <w:szCs w:val="20"/>
                                <w:lang w:val="es-CL"/>
                              </w:rPr>
                            </w:pPr>
                            <w:r w:rsidRPr="00DB268C">
                              <w:rPr>
                                <w:rFonts w:ascii="Verdana" w:hAnsi="Verdana" w:cs="Verdana"/>
                                <w:b/>
                                <w:bCs/>
                                <w:sz w:val="20"/>
                                <w:szCs w:val="20"/>
                                <w:lang w:val="es-CL"/>
                              </w:rPr>
                              <w:t>IMPORTANTE</w:t>
                            </w:r>
                          </w:p>
                          <w:p w14:paraId="76965850" w14:textId="3D60C0CB" w:rsidR="00390AA3" w:rsidRPr="00241323" w:rsidRDefault="00390AA3" w:rsidP="00FD6051">
                            <w:pPr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lang w:val="es-MX"/>
                              </w:rPr>
                            </w:pPr>
                            <w:r w:rsidRPr="00241323">
                              <w:rPr>
                                <w:rFonts w:ascii="Verdana" w:hAnsi="Verdana" w:cs="Verdana"/>
                                <w:sz w:val="20"/>
                                <w:szCs w:val="20"/>
                                <w:lang w:val="es-MX"/>
                              </w:rPr>
                              <w:t xml:space="preserve">Este documento y la información contenida en él son propiedad de DTS </w:t>
                            </w:r>
                            <w:r w:rsidR="00D57666">
                              <w:rPr>
                                <w:rFonts w:ascii="Verdana" w:hAnsi="Verdana" w:cs="Verdana"/>
                                <w:sz w:val="20"/>
                                <w:szCs w:val="20"/>
                                <w:lang w:val="es-MX"/>
                              </w:rPr>
                              <w:t>SpA</w:t>
                            </w:r>
                            <w:r w:rsidRPr="00241323">
                              <w:rPr>
                                <w:rFonts w:ascii="Verdana" w:hAnsi="Verdana" w:cs="Verdana"/>
                                <w:sz w:val="20"/>
                                <w:szCs w:val="20"/>
                                <w:lang w:val="es-MX"/>
                              </w:rPr>
                              <w:t xml:space="preserve">. Cualquier reproducción, </w:t>
                            </w:r>
                            <w:r>
                              <w:rPr>
                                <w:rFonts w:ascii="Verdana" w:hAnsi="Verdana" w:cs="Verdana"/>
                                <w:sz w:val="20"/>
                                <w:szCs w:val="20"/>
                              </w:rPr>
                              <w:t xml:space="preserve">transferencia o uso por terceros está prohibido salvo autorización escrita de DTS </w:t>
                            </w:r>
                            <w:r w:rsidR="00D57666">
                              <w:rPr>
                                <w:rFonts w:ascii="Verdana" w:hAnsi="Verdana" w:cs="Verdana"/>
                                <w:sz w:val="20"/>
                                <w:szCs w:val="20"/>
                              </w:rPr>
                              <w:t>SpA</w:t>
                            </w:r>
                            <w:r>
                              <w:rPr>
                                <w:rFonts w:ascii="Verdana" w:hAnsi="Verdana" w:cs="Verdana"/>
                                <w:sz w:val="20"/>
                                <w:szCs w:val="20"/>
                              </w:rPr>
                              <w:t>. Los receptores de este documento aceptan la responsabilidad de mantener la confidencialidad de su contenido de acuerdo a la clasificación indicada en el encabezamiento.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276B44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67.25pt;height:8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">
                <v:textbox>
                  <w:txbxContent>
                    <w:p w14:paraId="7CC39775" w14:textId="77777777" w:rsidR="00390AA3" w:rsidRPr="00DB268C" w:rsidRDefault="00390AA3" w:rsidP="00FD6051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Verdana" w:hAnsi="Verdana" w:cs="Verdana"/>
                          <w:b/>
                          <w:bCs/>
                          <w:sz w:val="20"/>
                          <w:szCs w:val="20"/>
                          <w:lang w:val="es-CL"/>
                        </w:rPr>
                      </w:pPr>
                      <w:r w:rsidRPr="00DB268C">
                        <w:rPr>
                          <w:rFonts w:ascii="Verdana" w:hAnsi="Verdana" w:cs="Verdana"/>
                          <w:b/>
                          <w:bCs/>
                          <w:sz w:val="20"/>
                          <w:szCs w:val="20"/>
                          <w:lang w:val="es-CL"/>
                        </w:rPr>
                        <w:t>IMPORTANTE</w:t>
                      </w:r>
                    </w:p>
                    <w:p w14:paraId="76965850" w14:textId="3D60C0CB" w:rsidR="00390AA3" w:rsidRPr="00241323" w:rsidRDefault="00390AA3" w:rsidP="00FD6051">
                      <w:pPr>
                        <w:autoSpaceDE w:val="0"/>
                        <w:autoSpaceDN w:val="0"/>
                        <w:adjustRightInd w:val="0"/>
                        <w:jc w:val="both"/>
                        <w:rPr>
                          <w:lang w:val="es-MX"/>
                        </w:rPr>
                      </w:pPr>
                      <w:r w:rsidRPr="00241323">
                        <w:rPr>
                          <w:rFonts w:ascii="Verdana" w:hAnsi="Verdana" w:cs="Verdana"/>
                          <w:sz w:val="20"/>
                          <w:szCs w:val="20"/>
                          <w:lang w:val="es-MX"/>
                        </w:rPr>
                        <w:t xml:space="preserve">Este documento y la información contenida en él son propiedad de DTS </w:t>
                      </w:r>
                      <w:r w:rsidR="00D57666">
                        <w:rPr>
                          <w:rFonts w:ascii="Verdana" w:hAnsi="Verdana" w:cs="Verdana"/>
                          <w:sz w:val="20"/>
                          <w:szCs w:val="20"/>
                          <w:lang w:val="es-MX"/>
                        </w:rPr>
                        <w:t>SpA</w:t>
                      </w:r>
                      <w:r w:rsidRPr="00241323">
                        <w:rPr>
                          <w:rFonts w:ascii="Verdana" w:hAnsi="Verdana" w:cs="Verdana"/>
                          <w:sz w:val="20"/>
                          <w:szCs w:val="20"/>
                          <w:lang w:val="es-MX"/>
                        </w:rPr>
                        <w:t xml:space="preserve">. Cualquier reproducción, </w:t>
                      </w:r>
                      <w:r>
                        <w:rPr>
                          <w:rFonts w:ascii="Verdana" w:hAnsi="Verdana" w:cs="Verdana"/>
                          <w:sz w:val="20"/>
                          <w:szCs w:val="20"/>
                        </w:rPr>
                        <w:t xml:space="preserve">transferencia o uso por terceros está prohibido salvo autorización escrita de DTS </w:t>
                      </w:r>
                      <w:r w:rsidR="00D57666">
                        <w:rPr>
                          <w:rFonts w:ascii="Verdana" w:hAnsi="Verdana" w:cs="Verdana"/>
                          <w:sz w:val="20"/>
                          <w:szCs w:val="20"/>
                        </w:rPr>
                        <w:t>SpA</w:t>
                      </w:r>
                      <w:r>
                        <w:rPr>
                          <w:rFonts w:ascii="Verdana" w:hAnsi="Verdana" w:cs="Verdana"/>
                          <w:sz w:val="20"/>
                          <w:szCs w:val="20"/>
                        </w:rPr>
                        <w:t>. Los receptores de este documento aceptan la responsabilidad de mantener la confidencialidad de su contenido de acuerdo a la clasificación indicada en el encabezamiento.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FC1CF7">
        <w:rPr>
          <w:spacing w:val="-3"/>
        </w:rPr>
        <w:br w:type="page"/>
      </w:r>
      <w:r w:rsidR="00225041">
        <w:rPr>
          <w:spacing w:val="-3"/>
        </w:rPr>
        <w:lastRenderedPageBreak/>
        <w:t>HISTORIA</w:t>
      </w:r>
      <w:del w:id="37" w:author="Lino Acuña" w:date="2026-01-07T08:23:00Z" w16du:dateUtc="2026-01-07T11:23:00Z">
        <w:r w:rsidR="00225041" w:rsidDel="008B032F">
          <w:rPr>
            <w:spacing w:val="-3"/>
          </w:rPr>
          <w:delText xml:space="preserve"> </w:delText>
        </w:r>
      </w:del>
      <w:ins w:id="38" w:author="Lino Acuña" w:date="2026-01-07T08:23:00Z" w16du:dateUtc="2026-01-07T11:23:00Z">
        <w:r w:rsidR="008B032F">
          <w:rPr>
            <w:spacing w:val="-3"/>
          </w:rPr>
          <w:t xml:space="preserve"> </w:t>
        </w:r>
      </w:ins>
      <w:r w:rsidR="00225041">
        <w:rPr>
          <w:spacing w:val="-3"/>
        </w:rPr>
        <w:t>DE</w:t>
      </w:r>
      <w:del w:id="39" w:author="Lino Acuña" w:date="2026-01-07T08:23:00Z" w16du:dateUtc="2026-01-07T11:23:00Z">
        <w:r w:rsidR="00225041" w:rsidDel="008B032F">
          <w:rPr>
            <w:spacing w:val="-3"/>
          </w:rPr>
          <w:delText xml:space="preserve"> </w:delText>
        </w:r>
      </w:del>
      <w:ins w:id="40" w:author="Lino Acuña" w:date="2026-01-07T08:23:00Z" w16du:dateUtc="2026-01-07T11:23:00Z">
        <w:r w:rsidR="008B032F">
          <w:rPr>
            <w:spacing w:val="-3"/>
          </w:rPr>
          <w:t xml:space="preserve"> </w:t>
        </w:r>
      </w:ins>
      <w:r w:rsidR="00225041">
        <w:rPr>
          <w:spacing w:val="-3"/>
        </w:rPr>
        <w:t>REVISIONES</w:t>
      </w:r>
    </w:p>
    <w:p w14:paraId="4749972C" w14:textId="12F1484E" w:rsidR="00225041" w:rsidRDefault="00225041" w:rsidP="002B1977">
      <w:pPr>
        <w:jc w:val="center"/>
        <w:rPr>
          <w:spacing w:val="-3"/>
          <w:sz w:val="20"/>
        </w:rPr>
      </w:pPr>
    </w:p>
    <w:tbl>
      <w:tblPr>
        <w:tblW w:w="986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66"/>
        <w:gridCol w:w="2466"/>
        <w:gridCol w:w="4932"/>
      </w:tblGrid>
      <w:tr w:rsidR="00225041" w14:paraId="7BA98515" w14:textId="77777777" w:rsidTr="000C5765">
        <w:trPr>
          <w:trHeight w:val="400"/>
        </w:trPr>
        <w:tc>
          <w:tcPr>
            <w:tcW w:w="2466" w:type="dxa"/>
          </w:tcPr>
          <w:p w14:paraId="6D393B96" w14:textId="13C85F60" w:rsidR="00225041" w:rsidRDefault="00225041" w:rsidP="002B1977">
            <w:pPr>
              <w:spacing w:before="60" w:after="60"/>
              <w:jc w:val="center"/>
              <w:rPr>
                <w:spacing w:val="-3"/>
                <w:sz w:val="20"/>
              </w:rPr>
            </w:pPr>
            <w:r>
              <w:rPr>
                <w:spacing w:val="-3"/>
                <w:sz w:val="20"/>
              </w:rPr>
              <w:t>NUMERO</w:t>
            </w:r>
            <w:del w:id="41" w:author="Lino Acuña" w:date="2026-01-07T08:23:00Z" w16du:dateUtc="2026-01-07T11:23:00Z">
              <w:r w:rsidDel="008B032F">
                <w:rPr>
                  <w:spacing w:val="-3"/>
                  <w:sz w:val="20"/>
                </w:rPr>
                <w:delText xml:space="preserve"> </w:delText>
              </w:r>
            </w:del>
            <w:ins w:id="42" w:author="Lino Acuña" w:date="2026-01-07T08:23:00Z" w16du:dateUtc="2026-01-07T11:23:00Z">
              <w:r w:rsidR="008B032F">
                <w:rPr>
                  <w:spacing w:val="-3"/>
                  <w:sz w:val="20"/>
                </w:rPr>
                <w:t xml:space="preserve"> </w:t>
              </w:r>
            </w:ins>
            <w:r>
              <w:rPr>
                <w:spacing w:val="-3"/>
                <w:sz w:val="20"/>
              </w:rPr>
              <w:t>DE</w:t>
            </w:r>
            <w:del w:id="43" w:author="Lino Acuña" w:date="2026-01-07T08:23:00Z" w16du:dateUtc="2026-01-07T11:23:00Z">
              <w:r w:rsidDel="008B032F">
                <w:rPr>
                  <w:spacing w:val="-3"/>
                  <w:sz w:val="20"/>
                </w:rPr>
                <w:delText xml:space="preserve"> </w:delText>
              </w:r>
            </w:del>
            <w:ins w:id="44" w:author="Lino Acuña" w:date="2026-01-07T08:23:00Z" w16du:dateUtc="2026-01-07T11:23:00Z">
              <w:r w:rsidR="008B032F">
                <w:rPr>
                  <w:spacing w:val="-3"/>
                  <w:sz w:val="20"/>
                </w:rPr>
                <w:t xml:space="preserve"> </w:t>
              </w:r>
            </w:ins>
            <w:r>
              <w:rPr>
                <w:spacing w:val="-3"/>
                <w:sz w:val="20"/>
              </w:rPr>
              <w:t>REVISION</w:t>
            </w:r>
          </w:p>
        </w:tc>
        <w:tc>
          <w:tcPr>
            <w:tcW w:w="2466" w:type="dxa"/>
          </w:tcPr>
          <w:p w14:paraId="47AFEA12" w14:textId="4F719177" w:rsidR="00225041" w:rsidRDefault="00225041" w:rsidP="002B1977">
            <w:pPr>
              <w:spacing w:before="60" w:after="60"/>
              <w:jc w:val="center"/>
              <w:rPr>
                <w:spacing w:val="-3"/>
                <w:sz w:val="20"/>
              </w:rPr>
            </w:pPr>
            <w:r>
              <w:rPr>
                <w:spacing w:val="-3"/>
                <w:sz w:val="20"/>
              </w:rPr>
              <w:t>FECHA</w:t>
            </w:r>
            <w:del w:id="45" w:author="Lino Acuña" w:date="2026-01-07T08:23:00Z" w16du:dateUtc="2026-01-07T11:23:00Z">
              <w:r w:rsidDel="008B032F">
                <w:rPr>
                  <w:spacing w:val="-3"/>
                  <w:sz w:val="20"/>
                </w:rPr>
                <w:delText xml:space="preserve"> </w:delText>
              </w:r>
            </w:del>
            <w:ins w:id="46" w:author="Lino Acuña" w:date="2026-01-07T08:23:00Z" w16du:dateUtc="2026-01-07T11:23:00Z">
              <w:r w:rsidR="008B032F">
                <w:rPr>
                  <w:spacing w:val="-3"/>
                  <w:sz w:val="20"/>
                </w:rPr>
                <w:t xml:space="preserve"> </w:t>
              </w:r>
            </w:ins>
            <w:r>
              <w:rPr>
                <w:spacing w:val="-3"/>
                <w:sz w:val="20"/>
              </w:rPr>
              <w:t>DE</w:t>
            </w:r>
            <w:del w:id="47" w:author="Lino Acuña" w:date="2026-01-07T08:23:00Z" w16du:dateUtc="2026-01-07T11:23:00Z">
              <w:r w:rsidDel="008B032F">
                <w:rPr>
                  <w:spacing w:val="-3"/>
                  <w:sz w:val="20"/>
                </w:rPr>
                <w:delText xml:space="preserve"> </w:delText>
              </w:r>
            </w:del>
            <w:ins w:id="48" w:author="Lino Acuña" w:date="2026-01-07T08:23:00Z" w16du:dateUtc="2026-01-07T11:23:00Z">
              <w:r w:rsidR="008B032F">
                <w:rPr>
                  <w:spacing w:val="-3"/>
                  <w:sz w:val="20"/>
                </w:rPr>
                <w:t xml:space="preserve"> </w:t>
              </w:r>
            </w:ins>
            <w:r>
              <w:rPr>
                <w:spacing w:val="-3"/>
                <w:sz w:val="20"/>
              </w:rPr>
              <w:t>REVISION</w:t>
            </w:r>
          </w:p>
        </w:tc>
        <w:tc>
          <w:tcPr>
            <w:tcW w:w="4932" w:type="dxa"/>
          </w:tcPr>
          <w:p w14:paraId="42B382B0" w14:textId="52E65074" w:rsidR="00225041" w:rsidRDefault="00225041" w:rsidP="002B1977">
            <w:pPr>
              <w:spacing w:before="60" w:after="60"/>
              <w:jc w:val="center"/>
              <w:rPr>
                <w:spacing w:val="-3"/>
                <w:sz w:val="20"/>
              </w:rPr>
            </w:pPr>
            <w:r>
              <w:rPr>
                <w:spacing w:val="-3"/>
                <w:sz w:val="20"/>
              </w:rPr>
              <w:t>PAGINAS</w:t>
            </w:r>
            <w:del w:id="49" w:author="Lino Acuña" w:date="2026-01-07T08:23:00Z" w16du:dateUtc="2026-01-07T11:23:00Z">
              <w:r w:rsidDel="008B032F">
                <w:rPr>
                  <w:spacing w:val="-3"/>
                  <w:sz w:val="20"/>
                </w:rPr>
                <w:delText xml:space="preserve"> </w:delText>
              </w:r>
            </w:del>
            <w:ins w:id="50" w:author="Lino Acuña" w:date="2026-01-07T08:23:00Z" w16du:dateUtc="2026-01-07T11:23:00Z">
              <w:r w:rsidR="008B032F">
                <w:rPr>
                  <w:spacing w:val="-3"/>
                  <w:sz w:val="20"/>
                </w:rPr>
                <w:t xml:space="preserve"> </w:t>
              </w:r>
            </w:ins>
            <w:r>
              <w:rPr>
                <w:spacing w:val="-3"/>
                <w:sz w:val="20"/>
              </w:rPr>
              <w:t>AFECTADAS</w:t>
            </w:r>
          </w:p>
        </w:tc>
      </w:tr>
      <w:tr w:rsidR="00225041" w14:paraId="3109A54B" w14:textId="77777777" w:rsidTr="000C5765">
        <w:trPr>
          <w:trHeight w:val="400"/>
        </w:trPr>
        <w:tc>
          <w:tcPr>
            <w:tcW w:w="2466" w:type="dxa"/>
          </w:tcPr>
          <w:p w14:paraId="31636D17" w14:textId="3FC8F733" w:rsidR="00225041" w:rsidRDefault="00B471BE" w:rsidP="002B1977">
            <w:pPr>
              <w:spacing w:before="60" w:after="60"/>
              <w:rPr>
                <w:spacing w:val="-3"/>
                <w:sz w:val="20"/>
              </w:rPr>
            </w:pPr>
            <w:r>
              <w:rPr>
                <w:spacing w:val="-3"/>
                <w:sz w:val="20"/>
              </w:rPr>
              <w:t>1</w:t>
            </w:r>
            <w:r w:rsidR="008B7F52">
              <w:rPr>
                <w:spacing w:val="-3"/>
                <w:sz w:val="20"/>
              </w:rPr>
              <w:t>.0</w:t>
            </w:r>
          </w:p>
        </w:tc>
        <w:tc>
          <w:tcPr>
            <w:tcW w:w="2466" w:type="dxa"/>
          </w:tcPr>
          <w:p w14:paraId="4E5CEBF0" w14:textId="6CD8F2FE" w:rsidR="00225041" w:rsidRDefault="003D2162" w:rsidP="002B1977">
            <w:pPr>
              <w:spacing w:before="60" w:after="60"/>
              <w:rPr>
                <w:spacing w:val="-3"/>
                <w:sz w:val="20"/>
              </w:rPr>
            </w:pPr>
            <w:r>
              <w:rPr>
                <w:spacing w:val="-3"/>
                <w:sz w:val="20"/>
              </w:rPr>
              <w:t>2026-01-06</w:t>
            </w:r>
          </w:p>
        </w:tc>
        <w:tc>
          <w:tcPr>
            <w:tcW w:w="4932" w:type="dxa"/>
          </w:tcPr>
          <w:p w14:paraId="5DD43532" w14:textId="68A96441" w:rsidR="00225041" w:rsidRDefault="00B471BE" w:rsidP="002B1977">
            <w:pPr>
              <w:spacing w:before="60" w:after="60"/>
              <w:rPr>
                <w:spacing w:val="-3"/>
                <w:sz w:val="20"/>
              </w:rPr>
            </w:pPr>
            <w:r>
              <w:rPr>
                <w:spacing w:val="-3"/>
                <w:sz w:val="20"/>
              </w:rPr>
              <w:t>Primera</w:t>
            </w:r>
            <w:del w:id="51" w:author="Lino Acuña" w:date="2026-01-07T08:23:00Z" w16du:dateUtc="2026-01-07T11:23:00Z">
              <w:r w:rsidR="00E2258B" w:rsidDel="008B032F">
                <w:rPr>
                  <w:spacing w:val="-3"/>
                  <w:sz w:val="20"/>
                </w:rPr>
                <w:delText xml:space="preserve"> </w:delText>
              </w:r>
            </w:del>
            <w:ins w:id="52" w:author="Lino Acuña" w:date="2026-01-07T08:23:00Z" w16du:dateUtc="2026-01-07T11:23:00Z">
              <w:r w:rsidR="008B032F">
                <w:rPr>
                  <w:spacing w:val="-3"/>
                  <w:sz w:val="20"/>
                </w:rPr>
                <w:t xml:space="preserve"> </w:t>
              </w:r>
            </w:ins>
            <w:r w:rsidR="00E2258B">
              <w:rPr>
                <w:spacing w:val="-3"/>
                <w:sz w:val="20"/>
              </w:rPr>
              <w:t>edición</w:t>
            </w:r>
          </w:p>
        </w:tc>
      </w:tr>
      <w:tr w:rsidR="008B032F" w14:paraId="4F6D46C4" w14:textId="77777777" w:rsidTr="000C5765">
        <w:trPr>
          <w:trHeight w:val="400"/>
          <w:ins w:id="53" w:author="Lino Acuña" w:date="2026-01-07T08:19:00Z"/>
        </w:trPr>
        <w:tc>
          <w:tcPr>
            <w:tcW w:w="2466" w:type="dxa"/>
          </w:tcPr>
          <w:p w14:paraId="11FAC487" w14:textId="249B3926" w:rsidR="008B032F" w:rsidRDefault="00CA0733" w:rsidP="002B1977">
            <w:pPr>
              <w:spacing w:before="60" w:after="60"/>
              <w:rPr>
                <w:ins w:id="54" w:author="Lino Acuña" w:date="2026-01-07T08:19:00Z" w16du:dateUtc="2026-01-07T11:19:00Z"/>
                <w:spacing w:val="-3"/>
                <w:sz w:val="20"/>
              </w:rPr>
            </w:pPr>
            <w:ins w:id="55" w:author="Practico IDI 2" w:date="2026-01-07T10:26:00Z" w16du:dateUtc="2026-01-07T13:26:00Z">
              <w:r>
                <w:rPr>
                  <w:spacing w:val="-3"/>
                  <w:sz w:val="20"/>
                </w:rPr>
                <w:t>1.1</w:t>
              </w:r>
            </w:ins>
          </w:p>
        </w:tc>
        <w:tc>
          <w:tcPr>
            <w:tcW w:w="2466" w:type="dxa"/>
          </w:tcPr>
          <w:p w14:paraId="5C523ADE" w14:textId="12B650CE" w:rsidR="008B032F" w:rsidRDefault="00CA0733" w:rsidP="002B1977">
            <w:pPr>
              <w:spacing w:before="60" w:after="60"/>
              <w:rPr>
                <w:ins w:id="56" w:author="Lino Acuña" w:date="2026-01-07T08:19:00Z" w16du:dateUtc="2026-01-07T11:19:00Z"/>
                <w:spacing w:val="-3"/>
                <w:sz w:val="20"/>
              </w:rPr>
            </w:pPr>
            <w:ins w:id="57" w:author="Practico IDI 2" w:date="2026-01-07T10:27:00Z" w16du:dateUtc="2026-01-07T13:27:00Z">
              <w:r>
                <w:rPr>
                  <w:spacing w:val="-3"/>
                  <w:sz w:val="20"/>
                </w:rPr>
                <w:t>2026-01-07</w:t>
              </w:r>
            </w:ins>
          </w:p>
        </w:tc>
        <w:tc>
          <w:tcPr>
            <w:tcW w:w="4932" w:type="dxa"/>
          </w:tcPr>
          <w:p w14:paraId="59A94FF5" w14:textId="782D9FAB" w:rsidR="008B032F" w:rsidRDefault="00CA0733" w:rsidP="002B1977">
            <w:pPr>
              <w:spacing w:before="60" w:after="60"/>
              <w:rPr>
                <w:ins w:id="58" w:author="Lino Acuña" w:date="2026-01-07T08:19:00Z" w16du:dateUtc="2026-01-07T11:19:00Z"/>
                <w:spacing w:val="-3"/>
                <w:sz w:val="20"/>
              </w:rPr>
            </w:pPr>
            <w:ins w:id="59" w:author="Practico IDI 2" w:date="2026-01-07T10:27:00Z" w16du:dateUtc="2026-01-07T13:27:00Z">
              <w:r>
                <w:rPr>
                  <w:spacing w:val="-3"/>
                  <w:sz w:val="20"/>
                </w:rPr>
                <w:t>Primera revisión 3, 4, 5, 6, 7, 8</w:t>
              </w:r>
            </w:ins>
          </w:p>
        </w:tc>
      </w:tr>
    </w:tbl>
    <w:p w14:paraId="553FB554" w14:textId="77777777" w:rsidR="008B032F" w:rsidRDefault="008B032F" w:rsidP="008B032F">
      <w:pPr>
        <w:pStyle w:val="Ttulo1"/>
        <w:numPr>
          <w:ilvl w:val="0"/>
          <w:numId w:val="0"/>
        </w:numPr>
        <w:rPr>
          <w:ins w:id="60" w:author="Lino Acuña" w:date="2026-01-07T08:20:00Z" w16du:dateUtc="2026-01-07T11:20:00Z"/>
          <w:highlight w:val="lightGray"/>
        </w:rPr>
      </w:pPr>
    </w:p>
    <w:p w14:paraId="3DFA1215" w14:textId="77777777" w:rsidR="008B032F" w:rsidRDefault="008B032F">
      <w:pPr>
        <w:rPr>
          <w:ins w:id="61" w:author="Lino Acuña" w:date="2026-01-07T08:20:00Z" w16du:dateUtc="2026-01-07T11:20:00Z"/>
          <w:b/>
          <w:bCs/>
          <w:caps/>
          <w:kern w:val="28"/>
          <w:highlight w:val="lightGray"/>
        </w:rPr>
      </w:pPr>
      <w:ins w:id="62" w:author="Lino Acuña" w:date="2026-01-07T08:20:00Z" w16du:dateUtc="2026-01-07T11:20:00Z">
        <w:r>
          <w:rPr>
            <w:highlight w:val="lightGray"/>
          </w:rPr>
          <w:br w:type="page"/>
        </w:r>
      </w:ins>
    </w:p>
    <w:p w14:paraId="19F6D30A" w14:textId="21FC6935" w:rsidR="00855069" w:rsidRDefault="00855069" w:rsidP="008B032F">
      <w:pPr>
        <w:pStyle w:val="Ttulo1"/>
        <w:rPr>
          <w:ins w:id="63" w:author="Practico IDI 2" w:date="2026-01-07T10:35:00Z" w16du:dateUtc="2026-01-07T13:35:00Z"/>
        </w:rPr>
      </w:pPr>
      <w:ins w:id="64" w:author="Practico IDI 2" w:date="2026-01-07T10:35:00Z" w16du:dateUtc="2026-01-07T13:35:00Z">
        <w:r>
          <w:lastRenderedPageBreak/>
          <w:t>referencias</w:t>
        </w:r>
      </w:ins>
    </w:p>
    <w:p w14:paraId="38255B76" w14:textId="45EFC21E" w:rsidR="003D2162" w:rsidRPr="003E45C6" w:rsidRDefault="00E72F34" w:rsidP="008B032F">
      <w:pPr>
        <w:pStyle w:val="Ttulo1"/>
      </w:pPr>
      <w:r w:rsidRPr="003E45C6">
        <w:t>Preámbulo</w:t>
      </w:r>
    </w:p>
    <w:p w14:paraId="3B7E1BFB" w14:textId="7192055A" w:rsidR="00E72F34" w:rsidRPr="003E45C6" w:rsidRDefault="00E72F34" w:rsidP="00E72F34">
      <w:pPr>
        <w:rPr>
          <w:sz w:val="24"/>
          <w:szCs w:val="24"/>
          <w:lang w:val="es-CL" w:eastAsia="es-CL"/>
        </w:rPr>
      </w:pPr>
      <w:r w:rsidRPr="00E72F34">
        <w:rPr>
          <w:sz w:val="24"/>
          <w:szCs w:val="24"/>
          <w:lang w:val="es-CL" w:eastAsia="es-CL"/>
        </w:rPr>
        <w:t>Este</w:t>
      </w:r>
      <w:del w:id="65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Concepto</w:t>
      </w:r>
      <w:del w:id="67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de</w:t>
      </w:r>
      <w:del w:id="69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Operación</w:t>
      </w:r>
      <w:del w:id="71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(CONOPS)</w:t>
      </w:r>
      <w:del w:id="73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establece</w:t>
      </w:r>
      <w:del w:id="75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el</w:t>
      </w:r>
      <w:del w:id="77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marco</w:t>
      </w:r>
      <w:del w:id="79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operativo</w:t>
      </w:r>
      <w:del w:id="81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y</w:t>
      </w:r>
      <w:del w:id="83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la</w:t>
      </w:r>
      <w:del w:id="85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visión</w:t>
      </w:r>
      <w:del w:id="87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estratégica</w:t>
      </w:r>
      <w:del w:id="89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para</w:t>
      </w:r>
      <w:del w:id="91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la</w:t>
      </w:r>
      <w:del w:id="93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carga</w:t>
      </w:r>
      <w:del w:id="95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útil</w:t>
      </w:r>
      <w:del w:id="97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de</w:t>
      </w:r>
      <w:del w:id="99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comunicaciones</w:t>
      </w:r>
      <w:ins w:id="10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del w:id="102" w:author="Lino Acuña" w:date="2026-01-07T08:20:00Z" w16du:dateUtc="2026-01-07T11:20:00Z">
        <w:r w:rsidRPr="00E72F34" w:rsidDel="008B032F">
          <w:rPr>
            <w:sz w:val="24"/>
            <w:szCs w:val="24"/>
            <w:lang w:val="es-CL" w:eastAsia="es-CL"/>
          </w:rPr>
          <w:delText> </w:delText>
        </w:r>
      </w:del>
      <w:r w:rsidRPr="00E72F34">
        <w:rPr>
          <w:i/>
          <w:iCs/>
          <w:sz w:val="24"/>
          <w:szCs w:val="24"/>
          <w:lang w:val="es-CL" w:eastAsia="es-CL"/>
        </w:rPr>
        <w:t>Store</w:t>
      </w:r>
      <w:del w:id="103" w:author="Lino Acuña" w:date="2026-01-07T08:23:00Z" w16du:dateUtc="2026-01-07T11:23:00Z">
        <w:r w:rsidRPr="00E72F34" w:rsidDel="008B032F">
          <w:rPr>
            <w:i/>
            <w:iCs/>
            <w:sz w:val="24"/>
            <w:szCs w:val="24"/>
            <w:lang w:val="es-CL" w:eastAsia="es-CL"/>
          </w:rPr>
          <w:delText xml:space="preserve"> </w:delText>
        </w:r>
      </w:del>
      <w:ins w:id="104" w:author="Lino Acuña" w:date="2026-01-07T08:23:00Z" w16du:dateUtc="2026-01-07T11:23:00Z">
        <w:r w:rsidR="008B032F">
          <w:rPr>
            <w:i/>
            <w:iCs/>
            <w:sz w:val="24"/>
            <w:szCs w:val="24"/>
            <w:lang w:val="es-CL" w:eastAsia="es-CL"/>
          </w:rPr>
          <w:t xml:space="preserve"> </w:t>
        </w:r>
      </w:ins>
      <w:r w:rsidRPr="00E72F34">
        <w:rPr>
          <w:i/>
          <w:iCs/>
          <w:sz w:val="24"/>
          <w:szCs w:val="24"/>
          <w:lang w:val="es-CL" w:eastAsia="es-CL"/>
        </w:rPr>
        <w:t>&amp;</w:t>
      </w:r>
      <w:del w:id="105" w:author="Lino Acuña" w:date="2026-01-07T08:23:00Z" w16du:dateUtc="2026-01-07T11:23:00Z">
        <w:r w:rsidRPr="00E72F34" w:rsidDel="008B032F">
          <w:rPr>
            <w:i/>
            <w:iCs/>
            <w:sz w:val="24"/>
            <w:szCs w:val="24"/>
            <w:lang w:val="es-CL" w:eastAsia="es-CL"/>
          </w:rPr>
          <w:delText xml:space="preserve"> </w:delText>
        </w:r>
      </w:del>
      <w:ins w:id="106" w:author="Lino Acuña" w:date="2026-01-07T08:23:00Z" w16du:dateUtc="2026-01-07T11:23:00Z">
        <w:r w:rsidR="008B032F">
          <w:rPr>
            <w:i/>
            <w:iCs/>
            <w:sz w:val="24"/>
            <w:szCs w:val="24"/>
            <w:lang w:val="es-CL" w:eastAsia="es-CL"/>
          </w:rPr>
          <w:t xml:space="preserve"> </w:t>
        </w:r>
      </w:ins>
      <w:r w:rsidRPr="00E72F34">
        <w:rPr>
          <w:i/>
          <w:iCs/>
          <w:sz w:val="24"/>
          <w:szCs w:val="24"/>
          <w:lang w:val="es-CL" w:eastAsia="es-CL"/>
        </w:rPr>
        <w:t>Forward</w:t>
      </w:r>
      <w:ins w:id="107" w:author="Practico IDI 2" w:date="2026-01-07T10:22:00Z" w16du:dateUtc="2026-01-07T13:22:00Z">
        <w:r w:rsidR="00CA0733">
          <w:rPr>
            <w:sz w:val="24"/>
            <w:szCs w:val="24"/>
            <w:lang w:val="es-CL" w:eastAsia="es-CL"/>
          </w:rPr>
          <w:t xml:space="preserve"> de un satélite tipo </w:t>
        </w:r>
        <w:proofErr w:type="spellStart"/>
        <w:r w:rsidR="00CA0733">
          <w:rPr>
            <w:sz w:val="24"/>
            <w:szCs w:val="24"/>
            <w:lang w:val="es-CL" w:eastAsia="es-CL"/>
          </w:rPr>
          <w:t>CubeSat</w:t>
        </w:r>
      </w:ins>
      <w:proofErr w:type="spellEnd"/>
      <w:ins w:id="108" w:author="Lino Acuña" w:date="2026-01-07T08:23:00Z" w16du:dateUtc="2026-01-07T11:23:00Z">
        <w:del w:id="109" w:author="Practico IDI 2" w:date="2026-01-07T10:22:00Z" w16du:dateUtc="2026-01-07T13:22:00Z">
          <w:r w:rsidR="008B032F" w:rsidDel="00CA0733">
            <w:rPr>
              <w:sz w:val="24"/>
              <w:szCs w:val="24"/>
              <w:lang w:val="es-CL" w:eastAsia="es-CL"/>
            </w:rPr>
            <w:delText xml:space="preserve"> </w:delText>
          </w:r>
        </w:del>
      </w:ins>
      <w:del w:id="110" w:author="Lino Acuña" w:date="2026-01-07T08:20:00Z" w16du:dateUtc="2026-01-07T11:20:00Z">
        <w:r w:rsidRPr="00E72F34" w:rsidDel="008B032F">
          <w:rPr>
            <w:sz w:val="24"/>
            <w:szCs w:val="24"/>
            <w:lang w:val="es-CL" w:eastAsia="es-CL"/>
          </w:rPr>
          <w:delText> </w:delText>
        </w:r>
      </w:del>
      <w:del w:id="111" w:author="Practico IDI 2" w:date="2026-01-07T10:22:00Z" w16du:dateUtc="2026-01-07T13:22:00Z">
        <w:r w:rsidRPr="001A6C04" w:rsidDel="00CA0733">
          <w:rPr>
            <w:sz w:val="24"/>
            <w:szCs w:val="24"/>
            <w:highlight w:val="yellow"/>
            <w:lang w:val="es-CL" w:eastAsia="es-CL"/>
            <w:rPrChange w:id="112" w:author="Practico IDI 2" w:date="2026-01-07T09:45:00Z" w16du:dateUtc="2026-01-07T12:45:00Z">
              <w:rPr>
                <w:sz w:val="24"/>
                <w:szCs w:val="24"/>
                <w:lang w:val="es-CL" w:eastAsia="es-CL"/>
              </w:rPr>
            </w:rPrChange>
          </w:rPr>
          <w:delText xml:space="preserve">del </w:delText>
        </w:r>
      </w:del>
      <w:ins w:id="113" w:author="Lino Acuña" w:date="2026-01-07T08:23:00Z" w16du:dateUtc="2026-01-07T11:23:00Z">
        <w:del w:id="114" w:author="Practico IDI 2" w:date="2026-01-07T10:22:00Z" w16du:dateUtc="2026-01-07T13:22:00Z">
          <w:r w:rsidR="008B032F" w:rsidRPr="001A6C04" w:rsidDel="00CA0733">
            <w:rPr>
              <w:sz w:val="24"/>
              <w:szCs w:val="24"/>
              <w:highlight w:val="yellow"/>
              <w:lang w:val="es-CL" w:eastAsia="es-CL"/>
              <w:rPrChange w:id="115" w:author="Practico IDI 2" w:date="2026-01-07T09:45:00Z" w16du:dateUtc="2026-01-07T12:45:00Z">
                <w:rPr>
                  <w:sz w:val="24"/>
                  <w:szCs w:val="24"/>
                  <w:lang w:val="es-CL" w:eastAsia="es-CL"/>
                </w:rPr>
              </w:rPrChange>
            </w:rPr>
            <w:delText xml:space="preserve"> </w:delText>
          </w:r>
        </w:del>
      </w:ins>
      <w:commentRangeStart w:id="116"/>
      <w:del w:id="117" w:author="Practico IDI 2" w:date="2026-01-07T10:22:00Z" w16du:dateUtc="2026-01-07T13:22:00Z">
        <w:r w:rsidRPr="001A6C04" w:rsidDel="00CA0733">
          <w:rPr>
            <w:sz w:val="24"/>
            <w:szCs w:val="24"/>
            <w:highlight w:val="yellow"/>
            <w:lang w:val="es-CL" w:eastAsia="es-CL"/>
            <w:rPrChange w:id="118" w:author="Practico IDI 2" w:date="2026-01-07T09:45:00Z" w16du:dateUtc="2026-01-07T12:45:00Z">
              <w:rPr>
                <w:sz w:val="24"/>
                <w:szCs w:val="24"/>
                <w:lang w:val="es-CL" w:eastAsia="es-CL"/>
              </w:rPr>
            </w:rPrChange>
          </w:rPr>
          <w:delText>SNSat-7</w:delText>
        </w:r>
        <w:commentRangeEnd w:id="116"/>
        <w:r w:rsidR="008B032F" w:rsidRPr="001A6C04" w:rsidDel="00CA0733">
          <w:rPr>
            <w:rStyle w:val="Refdecomentario"/>
            <w:highlight w:val="yellow"/>
            <w:rPrChange w:id="119" w:author="Practico IDI 2" w:date="2026-01-07T09:45:00Z" w16du:dateUtc="2026-01-07T12:45:00Z">
              <w:rPr>
                <w:rStyle w:val="Refdecomentario"/>
              </w:rPr>
            </w:rPrChange>
          </w:rPr>
          <w:commentReference w:id="116"/>
        </w:r>
      </w:del>
      <w:r w:rsidRPr="00E72F34">
        <w:rPr>
          <w:sz w:val="24"/>
          <w:szCs w:val="24"/>
          <w:lang w:val="es-CL" w:eastAsia="es-CL"/>
        </w:rPr>
        <w:t>.</w:t>
      </w:r>
      <w:del w:id="120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Es</w:t>
      </w:r>
      <w:del w:id="122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el</w:t>
      </w:r>
      <w:del w:id="124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documento</w:t>
      </w:r>
      <w:del w:id="126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rector</w:t>
      </w:r>
      <w:del w:id="128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para</w:t>
      </w:r>
      <w:del w:id="130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el</w:t>
      </w:r>
      <w:del w:id="132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diseño</w:t>
      </w:r>
      <w:del w:id="134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preliminar,</w:t>
      </w:r>
      <w:del w:id="136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articulando</w:t>
      </w:r>
      <w:del w:id="138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su</w:t>
      </w:r>
      <w:del w:id="140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propósito,</w:t>
      </w:r>
      <w:del w:id="142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alcance</w:t>
      </w:r>
      <w:del w:id="144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y</w:t>
      </w:r>
      <w:del w:id="146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funcionalidad.</w:t>
      </w:r>
      <w:del w:id="148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La</w:t>
      </w:r>
      <w:del w:id="150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misión</w:t>
      </w:r>
      <w:del w:id="152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representa</w:t>
      </w:r>
      <w:del w:id="154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un</w:t>
      </w:r>
      <w:del w:id="156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paso</w:t>
      </w:r>
      <w:del w:id="158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decisivo</w:t>
      </w:r>
      <w:del w:id="160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en</w:t>
      </w:r>
      <w:del w:id="162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el</w:t>
      </w:r>
      <w:del w:id="164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desarrollo</w:t>
      </w:r>
      <w:del w:id="166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de</w:t>
      </w:r>
      <w:del w:id="168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capacidades</w:t>
      </w:r>
      <w:del w:id="170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7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espaciales</w:t>
      </w:r>
      <w:del w:id="172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7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soberanas</w:t>
      </w:r>
      <w:del w:id="174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7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para</w:t>
      </w:r>
      <w:del w:id="176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7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Chile,</w:t>
      </w:r>
      <w:del w:id="178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7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abordando</w:t>
      </w:r>
      <w:del w:id="180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necesidades</w:t>
      </w:r>
      <w:del w:id="182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críticas</w:t>
      </w:r>
      <w:del w:id="184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de</w:t>
      </w:r>
      <w:del w:id="186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conectividad</w:t>
      </w:r>
      <w:del w:id="188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y</w:t>
      </w:r>
      <w:del w:id="190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resiliencia</w:t>
      </w:r>
      <w:del w:id="192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a</w:t>
      </w:r>
      <w:del w:id="194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través</w:t>
      </w:r>
      <w:del w:id="196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de</w:t>
      </w:r>
      <w:del w:id="198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la</w:t>
      </w:r>
      <w:del w:id="200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0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innovación</w:t>
      </w:r>
      <w:del w:id="202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0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commentRangeStart w:id="204"/>
      <w:r w:rsidRPr="00E72F34">
        <w:rPr>
          <w:sz w:val="24"/>
          <w:szCs w:val="24"/>
          <w:lang w:val="es-CL" w:eastAsia="es-CL"/>
        </w:rPr>
        <w:t>tecnológica</w:t>
      </w:r>
      <w:commentRangeEnd w:id="204"/>
      <w:r w:rsidR="008B032F">
        <w:rPr>
          <w:rStyle w:val="Refdecomentario"/>
        </w:rPr>
        <w:commentReference w:id="204"/>
      </w:r>
      <w:r w:rsidRPr="00E72F34">
        <w:rPr>
          <w:sz w:val="24"/>
          <w:szCs w:val="24"/>
          <w:lang w:val="es-CL" w:eastAsia="es-CL"/>
        </w:rPr>
        <w:t>.</w:t>
      </w:r>
    </w:p>
    <w:p w14:paraId="57544501" w14:textId="77777777" w:rsidR="00E72F34" w:rsidRPr="00E72F34" w:rsidRDefault="00E72F34" w:rsidP="00E72F34">
      <w:pPr>
        <w:rPr>
          <w:sz w:val="24"/>
          <w:szCs w:val="24"/>
          <w:lang w:val="es-CL" w:eastAsia="es-CL"/>
        </w:rPr>
      </w:pPr>
    </w:p>
    <w:p w14:paraId="700442CC" w14:textId="6BAEB8DC" w:rsidR="00E72F34" w:rsidRPr="003E45C6" w:rsidRDefault="00E72F34" w:rsidP="00E72F34">
      <w:pPr>
        <w:rPr>
          <w:sz w:val="24"/>
          <w:szCs w:val="24"/>
          <w:lang w:val="es-CL" w:eastAsia="es-CL"/>
        </w:rPr>
      </w:pPr>
      <w:r w:rsidRPr="003E45C6">
        <w:rPr>
          <w:sz w:val="24"/>
          <w:szCs w:val="24"/>
          <w:lang w:eastAsia="es-CL"/>
        </w:rPr>
        <w:t>Chile</w:t>
      </w:r>
      <w:del w:id="20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0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presenta</w:t>
      </w:r>
      <w:del w:id="20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0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una</w:t>
      </w:r>
      <w:del w:id="20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1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geografía</w:t>
      </w:r>
      <w:del w:id="21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1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extensa</w:t>
      </w:r>
      <w:del w:id="21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1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y</w:t>
      </w:r>
      <w:del w:id="21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1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compleja,</w:t>
      </w:r>
      <w:del w:id="21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1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caracterizada</w:t>
      </w:r>
      <w:del w:id="21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2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por</w:t>
      </w:r>
      <w:del w:id="22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2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la</w:t>
      </w:r>
      <w:del w:id="22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2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presencia</w:t>
      </w:r>
      <w:del w:id="22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2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de</w:t>
      </w:r>
      <w:del w:id="22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2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zonas</w:t>
      </w:r>
      <w:del w:id="22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3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aisladas,</w:t>
      </w:r>
      <w:del w:id="23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3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territorios</w:t>
      </w:r>
      <w:del w:id="23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3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extremos</w:t>
      </w:r>
      <w:del w:id="23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3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y</w:t>
      </w:r>
      <w:del w:id="23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3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áreas</w:t>
      </w:r>
      <w:del w:id="23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4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con</w:t>
      </w:r>
      <w:del w:id="24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4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limitada</w:t>
      </w:r>
      <w:del w:id="24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4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infraestructura</w:t>
      </w:r>
      <w:del w:id="24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4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de</w:t>
      </w:r>
      <w:del w:id="24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4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comunicaciones</w:t>
      </w:r>
      <w:del w:id="24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5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terrestres.</w:t>
      </w:r>
      <w:del w:id="25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5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A</w:t>
      </w:r>
      <w:del w:id="25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5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esto</w:t>
      </w:r>
      <w:del w:id="25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5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se</w:t>
      </w:r>
      <w:del w:id="25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5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suma</w:t>
      </w:r>
      <w:del w:id="25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6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la</w:t>
      </w:r>
      <w:del w:id="26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6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alta</w:t>
      </w:r>
      <w:del w:id="26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6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exposición</w:t>
      </w:r>
      <w:del w:id="26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6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del</w:t>
      </w:r>
      <w:del w:id="26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6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país</w:t>
      </w:r>
      <w:del w:id="26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7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a</w:t>
      </w:r>
      <w:del w:id="27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7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fenómenos</w:t>
      </w:r>
      <w:del w:id="27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7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naturales</w:t>
      </w:r>
      <w:del w:id="27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7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como</w:t>
      </w:r>
      <w:del w:id="27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7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sismos,</w:t>
      </w:r>
      <w:del w:id="27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8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eventos</w:t>
      </w:r>
      <w:del w:id="28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8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meteorológicos</w:t>
      </w:r>
      <w:del w:id="28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8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severos</w:t>
      </w:r>
      <w:del w:id="28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8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y</w:t>
      </w:r>
      <w:del w:id="28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8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otras</w:t>
      </w:r>
      <w:del w:id="28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9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situaciones</w:t>
      </w:r>
      <w:del w:id="29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9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de</w:t>
      </w:r>
      <w:del w:id="29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9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emergencia,</w:t>
      </w:r>
      <w:del w:id="29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9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lo</w:t>
      </w:r>
      <w:del w:id="29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29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que</w:t>
      </w:r>
      <w:del w:id="29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0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refuerza</w:t>
      </w:r>
      <w:del w:id="30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0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la</w:t>
      </w:r>
      <w:del w:id="30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0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necesidad</w:t>
      </w:r>
      <w:del w:id="30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0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de</w:t>
      </w:r>
      <w:del w:id="30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0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contar</w:t>
      </w:r>
      <w:del w:id="30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1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con</w:t>
      </w:r>
      <w:del w:id="31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1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sistemas</w:t>
      </w:r>
      <w:del w:id="31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1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de</w:t>
      </w:r>
      <w:del w:id="31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1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comunicación</w:t>
      </w:r>
      <w:del w:id="31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1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resilientes,</w:t>
      </w:r>
      <w:del w:id="31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2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redundantes</w:t>
      </w:r>
      <w:del w:id="32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2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e</w:t>
      </w:r>
      <w:del w:id="32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2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independientes</w:t>
      </w:r>
      <w:del w:id="32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2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de</w:t>
      </w:r>
      <w:del w:id="32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2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la</w:t>
      </w:r>
      <w:del w:id="32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3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infraestructura</w:t>
      </w:r>
      <w:del w:id="33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3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terrestre</w:t>
      </w:r>
      <w:r w:rsidRPr="00E72F34">
        <w:rPr>
          <w:sz w:val="24"/>
          <w:szCs w:val="24"/>
          <w:lang w:val="es-CL" w:eastAsia="es-CL"/>
        </w:rPr>
        <w:t>.</w:t>
      </w:r>
    </w:p>
    <w:p w14:paraId="23278430" w14:textId="77777777" w:rsidR="00E72F34" w:rsidRPr="003E45C6" w:rsidRDefault="00E72F34" w:rsidP="00E72F34">
      <w:pPr>
        <w:rPr>
          <w:sz w:val="24"/>
          <w:szCs w:val="24"/>
          <w:lang w:val="es-CL" w:eastAsia="es-CL"/>
        </w:rPr>
      </w:pPr>
    </w:p>
    <w:p w14:paraId="35CB0E60" w14:textId="3001D81A" w:rsidR="00E72F34" w:rsidRPr="003E45C6" w:rsidRDefault="00E72F34" w:rsidP="00E72F34">
      <w:pPr>
        <w:rPr>
          <w:sz w:val="24"/>
          <w:szCs w:val="24"/>
          <w:lang w:val="es-CL" w:eastAsia="es-CL"/>
        </w:rPr>
      </w:pPr>
      <w:r w:rsidRPr="003E45C6">
        <w:rPr>
          <w:sz w:val="24"/>
          <w:szCs w:val="24"/>
          <w:lang w:eastAsia="es-CL"/>
        </w:rPr>
        <w:t>La</w:t>
      </w:r>
      <w:del w:id="33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3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tecnología</w:t>
      </w:r>
      <w:del w:id="33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3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proofErr w:type="spellStart"/>
      <w:r w:rsidRPr="003E45C6">
        <w:rPr>
          <w:sz w:val="24"/>
          <w:szCs w:val="24"/>
          <w:lang w:eastAsia="es-CL"/>
        </w:rPr>
        <w:t>CubeSat</w:t>
      </w:r>
      <w:proofErr w:type="spellEnd"/>
      <w:del w:id="33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3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se</w:t>
      </w:r>
      <w:del w:id="33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4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consolida</w:t>
      </w:r>
      <w:del w:id="34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4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como</w:t>
      </w:r>
      <w:del w:id="34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4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la</w:t>
      </w:r>
      <w:del w:id="34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4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plataforma</w:t>
      </w:r>
      <w:del w:id="34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4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idónea</w:t>
      </w:r>
      <w:del w:id="34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5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para</w:t>
      </w:r>
      <w:del w:id="35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5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misiones</w:t>
      </w:r>
      <w:del w:id="35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5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de</w:t>
      </w:r>
      <w:del w:id="35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5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validación</w:t>
      </w:r>
      <w:del w:id="35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5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tecnológica</w:t>
      </w:r>
      <w:del w:id="35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6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como</w:t>
      </w:r>
      <w:del w:id="36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6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la</w:t>
      </w:r>
      <w:del w:id="36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6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presente.</w:t>
      </w:r>
      <w:del w:id="36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6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Su</w:t>
      </w:r>
      <w:del w:id="36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6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bajo</w:t>
      </w:r>
      <w:del w:id="36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7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costo,</w:t>
      </w:r>
      <w:del w:id="37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7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rapidez</w:t>
      </w:r>
      <w:del w:id="37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7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de</w:t>
      </w:r>
      <w:del w:id="37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7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desarrollo</w:t>
      </w:r>
      <w:del w:id="37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7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y</w:t>
      </w:r>
      <w:del w:id="37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8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estandarización</w:t>
      </w:r>
      <w:del w:id="38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8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permiten</w:t>
      </w:r>
      <w:del w:id="38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8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ejecutar</w:t>
      </w:r>
      <w:del w:id="38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8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proyectos</w:t>
      </w:r>
      <w:del w:id="38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8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experimentales</w:t>
      </w:r>
      <w:del w:id="38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9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de</w:t>
      </w:r>
      <w:del w:id="39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9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alto</w:t>
      </w:r>
      <w:del w:id="39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9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valor,</w:t>
      </w:r>
      <w:del w:id="39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9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mitigando</w:t>
      </w:r>
      <w:del w:id="39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39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riesgos</w:t>
      </w:r>
      <w:del w:id="39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0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y</w:t>
      </w:r>
      <w:del w:id="40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0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acelerando</w:t>
      </w:r>
      <w:del w:id="40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0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la</w:t>
      </w:r>
      <w:del w:id="40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0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curva</w:t>
      </w:r>
      <w:del w:id="40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0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de</w:t>
      </w:r>
      <w:del w:id="40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1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aprendizaje</w:t>
      </w:r>
      <w:del w:id="41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1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nacional</w:t>
      </w:r>
      <w:del w:id="41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1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en</w:t>
      </w:r>
      <w:del w:id="41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1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el</w:t>
      </w:r>
      <w:del w:id="41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1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ámbito</w:t>
      </w:r>
      <w:del w:id="41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2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espacial.</w:t>
      </w:r>
      <w:del w:id="42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2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Este</w:t>
      </w:r>
      <w:del w:id="42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2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proyecto</w:t>
      </w:r>
      <w:del w:id="42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2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se</w:t>
      </w:r>
      <w:del w:id="42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2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enmarca</w:t>
      </w:r>
      <w:del w:id="42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3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en</w:t>
      </w:r>
      <w:del w:id="43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3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una</w:t>
      </w:r>
      <w:del w:id="43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3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colaboración</w:t>
      </w:r>
      <w:del w:id="43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3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estratégica</w:t>
      </w:r>
      <w:del w:id="43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3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donde</w:t>
      </w:r>
      <w:ins w:id="439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del w:id="440" w:author="Lino Acuña" w:date="2026-01-07T08:22:00Z" w16du:dateUtc="2026-01-07T11:22:00Z">
        <w:r w:rsidRPr="003E45C6" w:rsidDel="008B032F">
          <w:rPr>
            <w:sz w:val="24"/>
            <w:szCs w:val="24"/>
            <w:lang w:eastAsia="es-CL"/>
          </w:rPr>
          <w:delText> </w:delText>
        </w:r>
      </w:del>
      <w:r w:rsidRPr="003E45C6">
        <w:rPr>
          <w:b/>
          <w:bCs/>
          <w:sz w:val="24"/>
          <w:szCs w:val="24"/>
          <w:lang w:eastAsia="es-CL"/>
        </w:rPr>
        <w:t>DTS</w:t>
      </w:r>
      <w:ins w:id="441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del w:id="442" w:author="Lino Acuña" w:date="2026-01-07T08:22:00Z" w16du:dateUtc="2026-01-07T11:22:00Z">
        <w:r w:rsidRPr="003E45C6" w:rsidDel="008B032F">
          <w:rPr>
            <w:sz w:val="24"/>
            <w:szCs w:val="24"/>
            <w:lang w:eastAsia="es-CL"/>
          </w:rPr>
          <w:delText> </w:delText>
        </w:r>
      </w:del>
      <w:r w:rsidRPr="003E45C6">
        <w:rPr>
          <w:sz w:val="24"/>
          <w:szCs w:val="24"/>
          <w:lang w:eastAsia="es-CL"/>
        </w:rPr>
        <w:t>asume</w:t>
      </w:r>
      <w:del w:id="44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4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el</w:t>
      </w:r>
      <w:del w:id="44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4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rol</w:t>
      </w:r>
      <w:del w:id="44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4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de</w:t>
      </w:r>
      <w:del w:id="44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5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desarrollador</w:t>
      </w:r>
      <w:del w:id="45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5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integral</w:t>
      </w:r>
      <w:del w:id="45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5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de</w:t>
      </w:r>
      <w:del w:id="45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5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la</w:t>
      </w:r>
      <w:del w:id="45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5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carga</w:t>
      </w:r>
      <w:del w:id="45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6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útil,</w:t>
      </w:r>
      <w:del w:id="46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6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con</w:t>
      </w:r>
      <w:del w:id="46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6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la</w:t>
      </w:r>
      <w:del w:id="46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6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asesoría</w:t>
      </w:r>
      <w:del w:id="467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68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y</w:t>
      </w:r>
      <w:del w:id="469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70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el</w:t>
      </w:r>
      <w:del w:id="47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7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acompañamiento</w:t>
      </w:r>
      <w:del w:id="47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7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técnico</w:t>
      </w:r>
      <w:del w:id="475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76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de</w:t>
      </w:r>
      <w:ins w:id="477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del w:id="478" w:author="Lino Acuña" w:date="2026-01-07T08:22:00Z" w16du:dateUtc="2026-01-07T11:22:00Z">
        <w:r w:rsidRPr="003E45C6" w:rsidDel="008B032F">
          <w:rPr>
            <w:sz w:val="24"/>
            <w:szCs w:val="24"/>
            <w:lang w:eastAsia="es-CL"/>
          </w:rPr>
          <w:delText> </w:delText>
        </w:r>
      </w:del>
      <w:r w:rsidRPr="003E45C6">
        <w:rPr>
          <w:b/>
          <w:bCs/>
          <w:sz w:val="24"/>
          <w:szCs w:val="24"/>
          <w:lang w:eastAsia="es-CL"/>
        </w:rPr>
        <w:t>INVAP</w:t>
      </w:r>
      <w:ins w:id="479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del w:id="480" w:author="Lino Acuña" w:date="2026-01-07T08:22:00Z" w16du:dateUtc="2026-01-07T11:22:00Z">
        <w:r w:rsidRPr="003E45C6" w:rsidDel="008B032F">
          <w:rPr>
            <w:sz w:val="24"/>
            <w:szCs w:val="24"/>
            <w:lang w:eastAsia="es-CL"/>
          </w:rPr>
          <w:delText> </w:delText>
        </w:r>
      </w:del>
      <w:r w:rsidRPr="003E45C6">
        <w:rPr>
          <w:sz w:val="24"/>
          <w:szCs w:val="24"/>
          <w:lang w:eastAsia="es-CL"/>
        </w:rPr>
        <w:t>como</w:t>
      </w:r>
      <w:del w:id="481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82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contraparte</w:t>
      </w:r>
      <w:del w:id="483" w:author="Lino Acuña" w:date="2026-01-07T08:23:00Z" w16du:dateUtc="2026-01-07T11:23:00Z">
        <w:r w:rsidRPr="003E45C6" w:rsidDel="008B032F">
          <w:rPr>
            <w:sz w:val="24"/>
            <w:szCs w:val="24"/>
            <w:lang w:eastAsia="es-CL"/>
          </w:rPr>
          <w:delText xml:space="preserve"> </w:delText>
        </w:r>
      </w:del>
      <w:ins w:id="484" w:author="Lino Acuña" w:date="2026-01-07T08:23:00Z" w16du:dateUtc="2026-01-07T11:23:00Z">
        <w:r w:rsidR="008B032F">
          <w:rPr>
            <w:sz w:val="24"/>
            <w:szCs w:val="24"/>
            <w:lang w:eastAsia="es-CL"/>
          </w:rPr>
          <w:t xml:space="preserve"> </w:t>
        </w:r>
      </w:ins>
      <w:r w:rsidRPr="003E45C6">
        <w:rPr>
          <w:sz w:val="24"/>
          <w:szCs w:val="24"/>
          <w:lang w:eastAsia="es-CL"/>
        </w:rPr>
        <w:t>experta.</w:t>
      </w:r>
    </w:p>
    <w:p w14:paraId="13A28BB8" w14:textId="5D9C3F81" w:rsidR="00E72F34" w:rsidRPr="003E45C6" w:rsidRDefault="00E72F34" w:rsidP="00E72F34">
      <w:pPr>
        <w:pStyle w:val="Ttulo1"/>
      </w:pPr>
      <w:r w:rsidRPr="003E45C6">
        <w:t>Descripción</w:t>
      </w:r>
      <w:del w:id="485" w:author="Lino Acuña" w:date="2026-01-07T08:23:00Z" w16du:dateUtc="2026-01-07T11:23:00Z">
        <w:r w:rsidRPr="003E45C6" w:rsidDel="008B032F">
          <w:delText xml:space="preserve"> </w:delText>
        </w:r>
      </w:del>
      <w:ins w:id="486" w:author="Lino Acuña" w:date="2026-01-07T08:23:00Z" w16du:dateUtc="2026-01-07T11:23:00Z">
        <w:r w:rsidR="008B032F">
          <w:t xml:space="preserve"> </w:t>
        </w:r>
      </w:ins>
      <w:r w:rsidRPr="003E45C6">
        <w:t>general</w:t>
      </w:r>
      <w:del w:id="487" w:author="Lino Acuña" w:date="2026-01-07T08:23:00Z" w16du:dateUtc="2026-01-07T11:23:00Z">
        <w:r w:rsidRPr="003E45C6" w:rsidDel="008B032F">
          <w:delText xml:space="preserve"> </w:delText>
        </w:r>
      </w:del>
      <w:ins w:id="488" w:author="Lino Acuña" w:date="2026-01-07T08:23:00Z" w16du:dateUtc="2026-01-07T11:23:00Z">
        <w:r w:rsidR="008B032F">
          <w:t xml:space="preserve"> </w:t>
        </w:r>
      </w:ins>
      <w:r w:rsidRPr="003E45C6">
        <w:t>del</w:t>
      </w:r>
      <w:del w:id="489" w:author="Lino Acuña" w:date="2026-01-07T08:23:00Z" w16du:dateUtc="2026-01-07T11:23:00Z">
        <w:r w:rsidRPr="003E45C6" w:rsidDel="008B032F">
          <w:delText xml:space="preserve"> </w:delText>
        </w:r>
      </w:del>
      <w:ins w:id="490" w:author="Lino Acuña" w:date="2026-01-07T08:23:00Z" w16du:dateUtc="2026-01-07T11:23:00Z">
        <w:r w:rsidR="008B032F">
          <w:t xml:space="preserve"> </w:t>
        </w:r>
      </w:ins>
      <w:r w:rsidRPr="003E45C6">
        <w:t>sistema</w:t>
      </w:r>
    </w:p>
    <w:p w14:paraId="6E606971" w14:textId="1A3B91AB" w:rsidR="00E72F34" w:rsidRPr="00316B93" w:rsidRDefault="00E72F34" w:rsidP="00E72F34">
      <w:pPr>
        <w:pStyle w:val="Ttulo2"/>
      </w:pPr>
      <w:commentRangeStart w:id="491"/>
      <w:del w:id="492" w:author="Practico IDI 2" w:date="2026-01-07T10:23:00Z" w16du:dateUtc="2026-01-07T13:23:00Z">
        <w:r w:rsidRPr="00316B93" w:rsidDel="00CA0733">
          <w:delText>SNSat-7</w:delText>
        </w:r>
      </w:del>
      <w:ins w:id="493" w:author="Practico IDI 2" w:date="2026-01-07T10:23:00Z" w16du:dateUtc="2026-01-07T13:23:00Z">
        <w:r w:rsidR="00CA0733" w:rsidRPr="00CA0733">
          <w:rPr>
            <w:rPrChange w:id="494" w:author="Practico IDI 2" w:date="2026-01-07T10:26:00Z" w16du:dateUtc="2026-01-07T13:26:00Z">
              <w:rPr>
                <w:highlight w:val="yellow"/>
              </w:rPr>
            </w:rPrChange>
          </w:rPr>
          <w:t xml:space="preserve">Satélite </w:t>
        </w:r>
        <w:proofErr w:type="spellStart"/>
        <w:r w:rsidR="00CA0733" w:rsidRPr="00CA0733">
          <w:rPr>
            <w:rPrChange w:id="495" w:author="Practico IDI 2" w:date="2026-01-07T10:26:00Z" w16du:dateUtc="2026-01-07T13:26:00Z">
              <w:rPr>
                <w:highlight w:val="yellow"/>
              </w:rPr>
            </w:rPrChange>
          </w:rPr>
          <w:t>CubeSat</w:t>
        </w:r>
        <w:proofErr w:type="spellEnd"/>
        <w:r w:rsidR="00CA0733" w:rsidRPr="00CA0733">
          <w:rPr>
            <w:rPrChange w:id="496" w:author="Practico IDI 2" w:date="2026-01-07T10:26:00Z" w16du:dateUtc="2026-01-07T13:26:00Z">
              <w:rPr>
                <w:highlight w:val="yellow"/>
              </w:rPr>
            </w:rPrChange>
          </w:rPr>
          <w:t xml:space="preserve"> 12U</w:t>
        </w:r>
      </w:ins>
    </w:p>
    <w:p w14:paraId="7F6CF589" w14:textId="0507889D" w:rsidR="00E72F34" w:rsidRPr="00E72F34" w:rsidRDefault="00E72F34" w:rsidP="00E72F34">
      <w:pPr>
        <w:rPr>
          <w:sz w:val="24"/>
          <w:szCs w:val="24"/>
          <w:lang w:val="es-CL" w:eastAsia="es-CL"/>
        </w:rPr>
      </w:pPr>
      <w:r w:rsidRPr="00E72F34">
        <w:rPr>
          <w:sz w:val="24"/>
          <w:szCs w:val="24"/>
          <w:lang w:val="es-CL" w:eastAsia="es-CL"/>
        </w:rPr>
        <w:t>La</w:t>
      </w:r>
      <w:del w:id="497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49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carga</w:t>
      </w:r>
      <w:del w:id="499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0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útil</w:t>
      </w:r>
      <w:del w:id="501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0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será</w:t>
      </w:r>
      <w:del w:id="503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0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integrada</w:t>
      </w:r>
      <w:del w:id="505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0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en</w:t>
      </w:r>
      <w:del w:id="507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0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la</w:t>
      </w:r>
      <w:del w:id="509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1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plataforma</w:t>
      </w:r>
      <w:del w:id="511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1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satelital</w:t>
      </w:r>
      <w:del w:id="513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1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del w:id="515" w:author="Practico IDI 2" w:date="2026-01-07T10:23:00Z" w16du:dateUtc="2026-01-07T13:23:00Z">
        <w:r w:rsidRPr="001A6C04" w:rsidDel="00CA0733">
          <w:rPr>
            <w:sz w:val="24"/>
            <w:szCs w:val="24"/>
            <w:highlight w:val="yellow"/>
            <w:lang w:val="es-CL" w:eastAsia="es-CL"/>
            <w:rPrChange w:id="516" w:author="Practico IDI 2" w:date="2026-01-07T09:47:00Z" w16du:dateUtc="2026-01-07T12:47:00Z">
              <w:rPr>
                <w:sz w:val="24"/>
                <w:szCs w:val="24"/>
                <w:lang w:val="es-CL" w:eastAsia="es-CL"/>
              </w:rPr>
            </w:rPrChange>
          </w:rPr>
          <w:delText>SNSat-7</w:delText>
        </w:r>
      </w:del>
      <w:proofErr w:type="spellStart"/>
      <w:ins w:id="517" w:author="Practico IDI 2" w:date="2026-01-07T10:23:00Z" w16du:dateUtc="2026-01-07T13:23:00Z">
        <w:r w:rsidR="00CA0733">
          <w:rPr>
            <w:sz w:val="24"/>
            <w:szCs w:val="24"/>
            <w:lang w:val="es-CL" w:eastAsia="es-CL"/>
          </w:rPr>
          <w:t>CubeSat</w:t>
        </w:r>
        <w:proofErr w:type="spellEnd"/>
        <w:r w:rsidR="00CA0733">
          <w:rPr>
            <w:sz w:val="24"/>
            <w:szCs w:val="24"/>
            <w:lang w:val="es-CL" w:eastAsia="es-CL"/>
          </w:rPr>
          <w:t xml:space="preserve"> 12U</w:t>
        </w:r>
      </w:ins>
      <w:r w:rsidRPr="00E72F34">
        <w:rPr>
          <w:sz w:val="24"/>
          <w:szCs w:val="24"/>
          <w:lang w:val="es-CL" w:eastAsia="es-CL"/>
        </w:rPr>
        <w:t>,</w:t>
      </w:r>
      <w:del w:id="518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1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cuyas</w:t>
      </w:r>
      <w:del w:id="520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2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características</w:t>
      </w:r>
      <w:del w:id="522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2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principales</w:t>
      </w:r>
      <w:del w:id="524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2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son:</w:t>
      </w:r>
      <w:commentRangeEnd w:id="491"/>
      <w:r w:rsidR="008B032F">
        <w:rPr>
          <w:rStyle w:val="Refdecomentario"/>
        </w:rPr>
        <w:commentReference w:id="491"/>
      </w:r>
    </w:p>
    <w:p w14:paraId="12148980" w14:textId="3920A6CF" w:rsidR="00E72F34" w:rsidRPr="003E45C6" w:rsidRDefault="00E72F34" w:rsidP="005B0206">
      <w:pPr>
        <w:pStyle w:val="Prrafodelista"/>
        <w:numPr>
          <w:ilvl w:val="0"/>
          <w:numId w:val="19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t>Plataforma:</w:t>
      </w:r>
      <w:del w:id="52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52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proofErr w:type="spellStart"/>
      <w:r w:rsidRPr="003E45C6">
        <w:rPr>
          <w:sz w:val="24"/>
          <w:szCs w:val="24"/>
          <w:lang w:val="es-CL" w:eastAsia="es-CL"/>
        </w:rPr>
        <w:t>CubeSat</w:t>
      </w:r>
      <w:proofErr w:type="spellEnd"/>
      <w:del w:id="52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2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estándar</w:t>
      </w:r>
      <w:del w:id="53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3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53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3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12U,</w:t>
      </w:r>
      <w:del w:id="53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3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suministrada</w:t>
      </w:r>
      <w:del w:id="53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3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por</w:t>
      </w:r>
      <w:del w:id="53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3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proofErr w:type="spellStart"/>
      <w:r w:rsidRPr="003E45C6">
        <w:rPr>
          <w:sz w:val="24"/>
          <w:szCs w:val="24"/>
          <w:lang w:val="es-CL" w:eastAsia="es-CL"/>
        </w:rPr>
        <w:t>GomSpace</w:t>
      </w:r>
      <w:proofErr w:type="spellEnd"/>
      <w:r w:rsidRPr="003E45C6">
        <w:rPr>
          <w:sz w:val="24"/>
          <w:szCs w:val="24"/>
          <w:lang w:val="es-CL" w:eastAsia="es-CL"/>
        </w:rPr>
        <w:t>.</w:t>
      </w:r>
    </w:p>
    <w:p w14:paraId="38EBA960" w14:textId="000422EB" w:rsidR="00E72F34" w:rsidRPr="003E45C6" w:rsidRDefault="00E72F34" w:rsidP="005B0206">
      <w:pPr>
        <w:pStyle w:val="Prrafodelista"/>
        <w:numPr>
          <w:ilvl w:val="0"/>
          <w:numId w:val="19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t>Órbita:</w:t>
      </w:r>
      <w:del w:id="54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54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Órbita</w:t>
      </w:r>
      <w:del w:id="54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4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Terrestre</w:t>
      </w:r>
      <w:del w:id="54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4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Baja</w:t>
      </w:r>
      <w:del w:id="54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4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(LEO)</w:t>
      </w:r>
      <w:del w:id="54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4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</w:t>
      </w:r>
      <w:del w:id="55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5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una</w:t>
      </w:r>
      <w:del w:id="55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5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altitud</w:t>
      </w:r>
      <w:del w:id="55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5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aproximada</w:t>
      </w:r>
      <w:del w:id="55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5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55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5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650</w:t>
      </w:r>
      <w:del w:id="56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6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km.</w:t>
      </w:r>
    </w:p>
    <w:p w14:paraId="43CD925B" w14:textId="2918656A" w:rsidR="00E72F34" w:rsidRPr="003E45C6" w:rsidRDefault="00E72F34" w:rsidP="005B0206">
      <w:pPr>
        <w:pStyle w:val="Prrafodelista"/>
        <w:numPr>
          <w:ilvl w:val="0"/>
          <w:numId w:val="19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t>Vida</w:t>
      </w:r>
      <w:del w:id="562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563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útil</w:t>
      </w:r>
      <w:del w:id="564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565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estimada:</w:t>
      </w:r>
      <w:del w:id="56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56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5</w:t>
      </w:r>
      <w:del w:id="56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6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años</w:t>
      </w:r>
      <w:del w:id="57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7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57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7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operación</w:t>
      </w:r>
      <w:del w:id="57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7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continua.</w:t>
      </w:r>
    </w:p>
    <w:p w14:paraId="16F46612" w14:textId="77777777" w:rsidR="00E72F34" w:rsidRPr="003E45C6" w:rsidRDefault="00E72F34" w:rsidP="00E72F34">
      <w:pPr>
        <w:rPr>
          <w:lang w:val="es-CL"/>
        </w:rPr>
      </w:pPr>
    </w:p>
    <w:p w14:paraId="260AF69E" w14:textId="26D85615" w:rsidR="00E72F34" w:rsidRPr="003E45C6" w:rsidRDefault="00E72F34" w:rsidP="00E72F34">
      <w:pPr>
        <w:pStyle w:val="Ttulo2"/>
      </w:pPr>
      <w:r w:rsidRPr="003E45C6">
        <w:t>Carga</w:t>
      </w:r>
      <w:del w:id="576" w:author="Lino Acuña" w:date="2026-01-07T08:23:00Z" w16du:dateUtc="2026-01-07T11:23:00Z">
        <w:r w:rsidRPr="003E45C6" w:rsidDel="008B032F">
          <w:delText xml:space="preserve"> </w:delText>
        </w:r>
      </w:del>
      <w:ins w:id="577" w:author="Lino Acuña" w:date="2026-01-07T08:23:00Z" w16du:dateUtc="2026-01-07T11:23:00Z">
        <w:r w:rsidR="008B032F">
          <w:t xml:space="preserve"> </w:t>
        </w:r>
      </w:ins>
      <w:r w:rsidRPr="003E45C6">
        <w:t>Útil</w:t>
      </w:r>
      <w:del w:id="578" w:author="Lino Acuña" w:date="2026-01-07T08:23:00Z" w16du:dateUtc="2026-01-07T11:23:00Z">
        <w:r w:rsidRPr="003E45C6" w:rsidDel="008B032F">
          <w:delText xml:space="preserve"> </w:delText>
        </w:r>
      </w:del>
      <w:ins w:id="579" w:author="Lino Acuña" w:date="2026-01-07T08:23:00Z" w16du:dateUtc="2026-01-07T11:23:00Z">
        <w:r w:rsidR="008B032F">
          <w:t xml:space="preserve"> </w:t>
        </w:r>
      </w:ins>
      <w:r w:rsidRPr="003E45C6">
        <w:t>Store</w:t>
      </w:r>
      <w:del w:id="580" w:author="Lino Acuña" w:date="2026-01-07T08:23:00Z" w16du:dateUtc="2026-01-07T11:23:00Z">
        <w:r w:rsidRPr="003E45C6" w:rsidDel="008B032F">
          <w:delText xml:space="preserve"> </w:delText>
        </w:r>
      </w:del>
      <w:ins w:id="581" w:author="Lino Acuña" w:date="2026-01-07T08:23:00Z" w16du:dateUtc="2026-01-07T11:23:00Z">
        <w:r w:rsidR="008B032F">
          <w:t xml:space="preserve"> </w:t>
        </w:r>
      </w:ins>
      <w:r w:rsidRPr="003E45C6">
        <w:t>&amp;</w:t>
      </w:r>
      <w:del w:id="582" w:author="Lino Acuña" w:date="2026-01-07T08:23:00Z" w16du:dateUtc="2026-01-07T11:23:00Z">
        <w:r w:rsidRPr="003E45C6" w:rsidDel="008B032F">
          <w:delText xml:space="preserve"> </w:delText>
        </w:r>
      </w:del>
      <w:ins w:id="583" w:author="Lino Acuña" w:date="2026-01-07T08:23:00Z" w16du:dateUtc="2026-01-07T11:23:00Z">
        <w:r w:rsidR="008B032F">
          <w:t xml:space="preserve"> </w:t>
        </w:r>
      </w:ins>
      <w:r w:rsidRPr="003E45C6">
        <w:t>Forward</w:t>
      </w:r>
    </w:p>
    <w:p w14:paraId="76A67654" w14:textId="2CF8B25D" w:rsidR="00E72F34" w:rsidRPr="00E72F34" w:rsidRDefault="00E72F34" w:rsidP="00E72F34">
      <w:pPr>
        <w:rPr>
          <w:sz w:val="24"/>
          <w:szCs w:val="24"/>
          <w:lang w:val="es-CL" w:eastAsia="es-CL"/>
        </w:rPr>
      </w:pPr>
      <w:r w:rsidRPr="00E72F34">
        <w:rPr>
          <w:sz w:val="24"/>
          <w:szCs w:val="24"/>
          <w:lang w:val="es-CL" w:eastAsia="es-CL"/>
        </w:rPr>
        <w:t>El</w:t>
      </w:r>
      <w:del w:id="584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8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corazón</w:t>
      </w:r>
      <w:del w:id="586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8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de</w:t>
      </w:r>
      <w:del w:id="588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8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la</w:t>
      </w:r>
      <w:del w:id="590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9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misión</w:t>
      </w:r>
      <w:del w:id="592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9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es</w:t>
      </w:r>
      <w:del w:id="594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9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una</w:t>
      </w:r>
      <w:del w:id="596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9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carga</w:t>
      </w:r>
      <w:del w:id="598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59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útil</w:t>
      </w:r>
      <w:del w:id="600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0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de</w:t>
      </w:r>
      <w:del w:id="602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0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comunicaciones</w:t>
      </w:r>
      <w:del w:id="604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0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diseñada</w:t>
      </w:r>
      <w:del w:id="606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0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y</w:t>
      </w:r>
      <w:del w:id="608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0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desarrollada</w:t>
      </w:r>
      <w:del w:id="610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1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por</w:t>
      </w:r>
      <w:del w:id="612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1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DTS,</w:t>
      </w:r>
      <w:del w:id="614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1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con</w:t>
      </w:r>
      <w:del w:id="616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1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las</w:t>
      </w:r>
      <w:del w:id="618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1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siguientes</w:t>
      </w:r>
      <w:del w:id="620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2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especificaciones</w:t>
      </w:r>
      <w:del w:id="622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2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y</w:t>
      </w:r>
      <w:del w:id="624" w:author="Lino Acuña" w:date="2026-01-07T08:23:00Z" w16du:dateUtc="2026-01-07T11:23:00Z">
        <w:r w:rsidRPr="00E72F34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2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E72F34">
        <w:rPr>
          <w:sz w:val="24"/>
          <w:szCs w:val="24"/>
          <w:lang w:val="es-CL" w:eastAsia="es-CL"/>
        </w:rPr>
        <w:t>funciones:</w:t>
      </w:r>
    </w:p>
    <w:p w14:paraId="6B1670E5" w14:textId="309C2B22" w:rsidR="00E72F34" w:rsidRPr="003E45C6" w:rsidRDefault="00E72F34" w:rsidP="005B0206">
      <w:pPr>
        <w:pStyle w:val="Prrafodelista"/>
        <w:numPr>
          <w:ilvl w:val="0"/>
          <w:numId w:val="20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t>Función</w:t>
      </w:r>
      <w:del w:id="626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627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Principal:</w:t>
      </w:r>
      <w:del w:id="62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62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Recepción</w:t>
      </w:r>
      <w:del w:id="63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3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63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3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mensajes</w:t>
      </w:r>
      <w:del w:id="63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3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cortos</w:t>
      </w:r>
      <w:del w:id="63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3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desde</w:t>
      </w:r>
      <w:del w:id="63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3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estaciones</w:t>
      </w:r>
      <w:del w:id="64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4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remotas</w:t>
      </w:r>
      <w:del w:id="64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4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en</w:t>
      </w:r>
      <w:del w:id="64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4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la</w:t>
      </w:r>
      <w:del w:id="64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4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banda</w:t>
      </w:r>
      <w:del w:id="64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4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65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5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frecuencia</w:t>
      </w:r>
      <w:del w:id="65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5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UHF,</w:t>
      </w:r>
      <w:del w:id="65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5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almacenamiento</w:t>
      </w:r>
      <w:del w:id="65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5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temporal</w:t>
      </w:r>
      <w:del w:id="65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5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66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6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dichos</w:t>
      </w:r>
      <w:del w:id="66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6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mensajes</w:t>
      </w:r>
      <w:del w:id="66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6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</w:t>
      </w:r>
      <w:del w:id="66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6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bordo</w:t>
      </w:r>
      <w:del w:id="66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6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y</w:t>
      </w:r>
      <w:del w:id="67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7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lastRenderedPageBreak/>
        <w:t>posterior</w:t>
      </w:r>
      <w:del w:id="67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7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reenvío</w:t>
      </w:r>
      <w:del w:id="67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7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</w:t>
      </w:r>
      <w:del w:id="67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7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estaciones</w:t>
      </w:r>
      <w:del w:id="67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7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terrestres</w:t>
      </w:r>
      <w:del w:id="68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8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designadas</w:t>
      </w:r>
      <w:del w:id="68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8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cuando</w:t>
      </w:r>
      <w:del w:id="68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8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el</w:t>
      </w:r>
      <w:del w:id="68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8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satélite</w:t>
      </w:r>
      <w:del w:id="68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8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se</w:t>
      </w:r>
      <w:del w:id="69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9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encuentre</w:t>
      </w:r>
      <w:del w:id="69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9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dentro</w:t>
      </w:r>
      <w:del w:id="69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9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69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9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su</w:t>
      </w:r>
      <w:del w:id="69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69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rango</w:t>
      </w:r>
      <w:del w:id="70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0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70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0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visibilidad.</w:t>
      </w:r>
    </w:p>
    <w:p w14:paraId="56F5EF1C" w14:textId="6A9D8699" w:rsidR="00E72F34" w:rsidRPr="003E45C6" w:rsidRDefault="00E72F34" w:rsidP="005B0206">
      <w:pPr>
        <w:pStyle w:val="Prrafodelista"/>
        <w:numPr>
          <w:ilvl w:val="0"/>
          <w:numId w:val="20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t>Carácter:</w:t>
      </w:r>
      <w:del w:id="70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70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Misión</w:t>
      </w:r>
      <w:del w:id="70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0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70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0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carácter</w:t>
      </w:r>
      <w:del w:id="71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1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experimental,</w:t>
      </w:r>
      <w:del w:id="71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1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diseñada</w:t>
      </w:r>
      <w:del w:id="71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1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para</w:t>
      </w:r>
      <w:del w:id="71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1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validar</w:t>
      </w:r>
      <w:del w:id="71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1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el</w:t>
      </w:r>
      <w:del w:id="72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2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concepto</w:t>
      </w:r>
      <w:del w:id="72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2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tecnológico</w:t>
      </w:r>
      <w:del w:id="72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2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con</w:t>
      </w:r>
      <w:del w:id="72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2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una</w:t>
      </w:r>
      <w:del w:id="728" w:author="Lino Acuña" w:date="2026-01-07T08:23:00Z" w16du:dateUtc="2026-01-07T11:23:00Z">
        <w:r w:rsidR="005B0206"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2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proyección</w:t>
      </w:r>
      <w:del w:id="73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3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hacia</w:t>
      </w:r>
      <w:del w:id="73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3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un</w:t>
      </w:r>
      <w:del w:id="73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3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futuro</w:t>
      </w:r>
      <w:del w:id="73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3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servicio</w:t>
      </w:r>
      <w:del w:id="73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3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comercial</w:t>
      </w:r>
      <w:del w:id="74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4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74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4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Internet</w:t>
      </w:r>
      <w:del w:id="74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4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74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4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las</w:t>
      </w:r>
      <w:del w:id="74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4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Cosas</w:t>
      </w:r>
      <w:del w:id="75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5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(</w:t>
      </w:r>
      <w:proofErr w:type="spellStart"/>
      <w:r w:rsidRPr="003E45C6">
        <w:rPr>
          <w:sz w:val="24"/>
          <w:szCs w:val="24"/>
          <w:lang w:val="es-CL" w:eastAsia="es-CL"/>
        </w:rPr>
        <w:t>IoT</w:t>
      </w:r>
      <w:proofErr w:type="spellEnd"/>
      <w:r w:rsidRPr="003E45C6">
        <w:rPr>
          <w:sz w:val="24"/>
          <w:szCs w:val="24"/>
          <w:lang w:val="es-CL" w:eastAsia="es-CL"/>
        </w:rPr>
        <w:t>)</w:t>
      </w:r>
      <w:del w:id="75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5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satelital.</w:t>
      </w:r>
    </w:p>
    <w:p w14:paraId="33E2F0FF" w14:textId="4A35F22B" w:rsidR="00E72F34" w:rsidRPr="003E45C6" w:rsidRDefault="00E72F34" w:rsidP="005B0206">
      <w:pPr>
        <w:pStyle w:val="Prrafodelista"/>
        <w:numPr>
          <w:ilvl w:val="0"/>
          <w:numId w:val="20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t>Volumen</w:t>
      </w:r>
      <w:del w:id="754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755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Máximo:</w:t>
      </w:r>
      <w:del w:id="75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75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20</w:t>
      </w:r>
      <w:del w:id="75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5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cm</w:t>
      </w:r>
      <w:del w:id="76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6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x</w:t>
      </w:r>
      <w:del w:id="76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6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20</w:t>
      </w:r>
      <w:del w:id="76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6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cm</w:t>
      </w:r>
      <w:del w:id="76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6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x</w:t>
      </w:r>
      <w:del w:id="76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6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10</w:t>
      </w:r>
      <w:del w:id="77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7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cm.</w:t>
      </w:r>
    </w:p>
    <w:p w14:paraId="34006F38" w14:textId="73B49D7F" w:rsidR="00E72F34" w:rsidRPr="003E45C6" w:rsidRDefault="00E72F34" w:rsidP="005B0206">
      <w:pPr>
        <w:pStyle w:val="Prrafodelista"/>
        <w:numPr>
          <w:ilvl w:val="0"/>
          <w:numId w:val="20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t>Masa</w:t>
      </w:r>
      <w:del w:id="772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773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Máxima:</w:t>
      </w:r>
      <w:del w:id="77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77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3</w:t>
      </w:r>
      <w:del w:id="77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7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kg.</w:t>
      </w:r>
    </w:p>
    <w:p w14:paraId="68E14BB3" w14:textId="072FB030" w:rsidR="003D2162" w:rsidRPr="003E45C6" w:rsidRDefault="00E72F34" w:rsidP="003D2162">
      <w:pPr>
        <w:pStyle w:val="Ttulo1"/>
      </w:pPr>
      <w:r w:rsidRPr="003E45C6">
        <w:t>Concepto</w:t>
      </w:r>
      <w:del w:id="778" w:author="Lino Acuña" w:date="2026-01-07T08:23:00Z" w16du:dateUtc="2026-01-07T11:23:00Z">
        <w:r w:rsidRPr="003E45C6" w:rsidDel="008B032F">
          <w:delText xml:space="preserve"> </w:delText>
        </w:r>
      </w:del>
      <w:ins w:id="779" w:author="Lino Acuña" w:date="2026-01-07T08:23:00Z" w16du:dateUtc="2026-01-07T11:23:00Z">
        <w:r w:rsidR="008B032F">
          <w:t xml:space="preserve"> </w:t>
        </w:r>
      </w:ins>
      <w:r w:rsidRPr="003E45C6">
        <w:t>de</w:t>
      </w:r>
      <w:del w:id="780" w:author="Lino Acuña" w:date="2026-01-07T08:23:00Z" w16du:dateUtc="2026-01-07T11:23:00Z">
        <w:r w:rsidRPr="003E45C6" w:rsidDel="008B032F">
          <w:delText xml:space="preserve"> </w:delText>
        </w:r>
      </w:del>
      <w:ins w:id="781" w:author="Lino Acuña" w:date="2026-01-07T08:23:00Z" w16du:dateUtc="2026-01-07T11:23:00Z">
        <w:r w:rsidR="008B032F">
          <w:t xml:space="preserve"> </w:t>
        </w:r>
      </w:ins>
      <w:commentRangeStart w:id="782"/>
      <w:r w:rsidRPr="003E45C6">
        <w:t>Operación</w:t>
      </w:r>
      <w:commentRangeEnd w:id="782"/>
      <w:r w:rsidR="008B032F">
        <w:rPr>
          <w:rStyle w:val="Refdecomentario"/>
          <w:b w:val="0"/>
          <w:bCs w:val="0"/>
          <w:caps w:val="0"/>
          <w:kern w:val="0"/>
        </w:rPr>
        <w:commentReference w:id="782"/>
      </w:r>
    </w:p>
    <w:p w14:paraId="4F2D6DEB" w14:textId="07ECFFA8" w:rsidR="004E7564" w:rsidRPr="003E45C6" w:rsidRDefault="00894518" w:rsidP="00894518">
      <w:pPr>
        <w:pStyle w:val="Ttulo2"/>
      </w:pPr>
      <w:del w:id="783" w:author="Practico IDI 2" w:date="2026-01-07T09:50:00Z" w16du:dateUtc="2026-01-07T12:50:00Z">
        <w:r w:rsidRPr="003E45C6" w:rsidDel="001A6C04">
          <w:delText xml:space="preserve">WHAT </w:delText>
        </w:r>
      </w:del>
      <w:ins w:id="784" w:author="Lino Acuña" w:date="2026-01-07T08:23:00Z" w16du:dateUtc="2026-01-07T11:23:00Z">
        <w:del w:id="785" w:author="Practico IDI 2" w:date="2026-01-07T09:50:00Z" w16du:dateUtc="2026-01-07T12:50:00Z">
          <w:r w:rsidR="008B032F" w:rsidDel="001A6C04">
            <w:delText xml:space="preserve"> </w:delText>
          </w:r>
        </w:del>
      </w:ins>
      <w:del w:id="786" w:author="Practico IDI 2" w:date="2026-01-07T09:50:00Z" w16du:dateUtc="2026-01-07T12:50:00Z">
        <w:r w:rsidRPr="003E45C6" w:rsidDel="001A6C04">
          <w:delText xml:space="preserve">- </w:delText>
        </w:r>
      </w:del>
      <w:ins w:id="787" w:author="Lino Acuña" w:date="2026-01-07T08:23:00Z" w16du:dateUtc="2026-01-07T11:23:00Z">
        <w:del w:id="788" w:author="Practico IDI 2" w:date="2026-01-07T09:50:00Z" w16du:dateUtc="2026-01-07T12:50:00Z">
          <w:r w:rsidR="008B032F" w:rsidDel="001A6C04">
            <w:delText xml:space="preserve"> </w:delText>
          </w:r>
        </w:del>
      </w:ins>
      <w:r w:rsidRPr="003E45C6">
        <w:t>¿Qué</w:t>
      </w:r>
      <w:del w:id="789" w:author="Lino Acuña" w:date="2026-01-07T08:23:00Z" w16du:dateUtc="2026-01-07T11:23:00Z">
        <w:r w:rsidRPr="003E45C6" w:rsidDel="008B032F">
          <w:delText xml:space="preserve"> </w:delText>
        </w:r>
      </w:del>
      <w:ins w:id="790" w:author="Lino Acuña" w:date="2026-01-07T08:23:00Z" w16du:dateUtc="2026-01-07T11:23:00Z">
        <w:r w:rsidR="008B032F">
          <w:t xml:space="preserve"> </w:t>
        </w:r>
      </w:ins>
      <w:r w:rsidRPr="003E45C6">
        <w:t>es</w:t>
      </w:r>
      <w:del w:id="791" w:author="Lino Acuña" w:date="2026-01-07T08:23:00Z" w16du:dateUtc="2026-01-07T11:23:00Z">
        <w:r w:rsidRPr="003E45C6" w:rsidDel="008B032F">
          <w:delText xml:space="preserve"> </w:delText>
        </w:r>
      </w:del>
      <w:ins w:id="792" w:author="Lino Acuña" w:date="2026-01-07T08:23:00Z" w16du:dateUtc="2026-01-07T11:23:00Z">
        <w:r w:rsidR="008B032F">
          <w:t xml:space="preserve"> </w:t>
        </w:r>
      </w:ins>
      <w:r w:rsidRPr="003E45C6">
        <w:t>el</w:t>
      </w:r>
      <w:del w:id="793" w:author="Lino Acuña" w:date="2026-01-07T08:23:00Z" w16du:dateUtc="2026-01-07T11:23:00Z">
        <w:r w:rsidRPr="003E45C6" w:rsidDel="008B032F">
          <w:delText xml:space="preserve"> </w:delText>
        </w:r>
      </w:del>
      <w:ins w:id="794" w:author="Lino Acuña" w:date="2026-01-07T08:23:00Z" w16du:dateUtc="2026-01-07T11:23:00Z">
        <w:r w:rsidR="008B032F">
          <w:t xml:space="preserve"> </w:t>
        </w:r>
      </w:ins>
      <w:r w:rsidRPr="003E45C6">
        <w:t>sistema?</w:t>
      </w:r>
    </w:p>
    <w:p w14:paraId="3F5C9DAA" w14:textId="6F0A35AC" w:rsidR="00894518" w:rsidRPr="00894518" w:rsidRDefault="00894518" w:rsidP="00894518">
      <w:pPr>
        <w:rPr>
          <w:sz w:val="24"/>
          <w:szCs w:val="24"/>
          <w:lang w:val="es-CL" w:eastAsia="es-CL"/>
        </w:rPr>
      </w:pPr>
      <w:r w:rsidRPr="00894518">
        <w:rPr>
          <w:sz w:val="24"/>
          <w:szCs w:val="24"/>
          <w:lang w:val="es-CL" w:eastAsia="es-CL"/>
        </w:rPr>
        <w:t>El</w:t>
      </w:r>
      <w:del w:id="795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9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sistema</w:t>
      </w:r>
      <w:del w:id="797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79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es</w:t>
      </w:r>
      <w:del w:id="799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0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una</w:t>
      </w:r>
      <w:del w:id="801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0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carga</w:t>
      </w:r>
      <w:del w:id="803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0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útil</w:t>
      </w:r>
      <w:del w:id="805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0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de</w:t>
      </w:r>
      <w:del w:id="807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0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comunicaciones</w:t>
      </w:r>
      <w:del w:id="809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1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del</w:t>
      </w:r>
      <w:del w:id="811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1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tipo</w:t>
      </w:r>
      <w:del w:id="813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> </w:delText>
        </w:r>
      </w:del>
      <w:ins w:id="81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i/>
          <w:iCs/>
          <w:sz w:val="24"/>
          <w:szCs w:val="24"/>
          <w:lang w:val="es-CL" w:eastAsia="es-CL"/>
        </w:rPr>
        <w:t>Store</w:t>
      </w:r>
      <w:del w:id="815" w:author="Lino Acuña" w:date="2026-01-07T08:23:00Z" w16du:dateUtc="2026-01-07T11:23:00Z">
        <w:r w:rsidRPr="00894518" w:rsidDel="008B032F">
          <w:rPr>
            <w:i/>
            <w:iCs/>
            <w:sz w:val="24"/>
            <w:szCs w:val="24"/>
            <w:lang w:val="es-CL" w:eastAsia="es-CL"/>
          </w:rPr>
          <w:delText xml:space="preserve"> </w:delText>
        </w:r>
      </w:del>
      <w:ins w:id="816" w:author="Lino Acuña" w:date="2026-01-07T08:23:00Z" w16du:dateUtc="2026-01-07T11:23:00Z">
        <w:r w:rsidR="008B032F">
          <w:rPr>
            <w:i/>
            <w:iCs/>
            <w:sz w:val="24"/>
            <w:szCs w:val="24"/>
            <w:lang w:val="es-CL" w:eastAsia="es-CL"/>
          </w:rPr>
          <w:t xml:space="preserve"> </w:t>
        </w:r>
      </w:ins>
      <w:r w:rsidRPr="00894518">
        <w:rPr>
          <w:i/>
          <w:iCs/>
          <w:sz w:val="24"/>
          <w:szCs w:val="24"/>
          <w:lang w:val="es-CL" w:eastAsia="es-CL"/>
        </w:rPr>
        <w:t>&amp;</w:t>
      </w:r>
      <w:del w:id="817" w:author="Lino Acuña" w:date="2026-01-07T08:23:00Z" w16du:dateUtc="2026-01-07T11:23:00Z">
        <w:r w:rsidRPr="00894518" w:rsidDel="008B032F">
          <w:rPr>
            <w:i/>
            <w:iCs/>
            <w:sz w:val="24"/>
            <w:szCs w:val="24"/>
            <w:lang w:val="es-CL" w:eastAsia="es-CL"/>
          </w:rPr>
          <w:delText xml:space="preserve"> </w:delText>
        </w:r>
      </w:del>
      <w:ins w:id="818" w:author="Lino Acuña" w:date="2026-01-07T08:23:00Z" w16du:dateUtc="2026-01-07T11:23:00Z">
        <w:r w:rsidR="008B032F">
          <w:rPr>
            <w:i/>
            <w:iCs/>
            <w:sz w:val="24"/>
            <w:szCs w:val="24"/>
            <w:lang w:val="es-CL" w:eastAsia="es-CL"/>
          </w:rPr>
          <w:t xml:space="preserve"> </w:t>
        </w:r>
      </w:ins>
      <w:r w:rsidRPr="00894518">
        <w:rPr>
          <w:i/>
          <w:iCs/>
          <w:sz w:val="24"/>
          <w:szCs w:val="24"/>
          <w:lang w:val="es-CL" w:eastAsia="es-CL"/>
        </w:rPr>
        <w:t>Forward</w:t>
      </w:r>
      <w:del w:id="819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> </w:delText>
        </w:r>
      </w:del>
      <w:ins w:id="82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integrada</w:t>
      </w:r>
      <w:del w:id="821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2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en</w:t>
      </w:r>
      <w:del w:id="823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2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la</w:t>
      </w:r>
      <w:del w:id="825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2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plataforma</w:t>
      </w:r>
      <w:del w:id="827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2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proofErr w:type="spellStart"/>
      <w:r w:rsidRPr="00894518">
        <w:rPr>
          <w:sz w:val="24"/>
          <w:szCs w:val="24"/>
          <w:lang w:val="es-CL" w:eastAsia="es-CL"/>
        </w:rPr>
        <w:t>CubeSat</w:t>
      </w:r>
      <w:proofErr w:type="spellEnd"/>
      <w:del w:id="829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3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12U</w:t>
      </w:r>
      <w:del w:id="831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32" w:author="Lino Acuña" w:date="2026-01-07T08:23:00Z" w16du:dateUtc="2026-01-07T11:23:00Z">
        <w:del w:id="833" w:author="Practico IDI 2" w:date="2026-01-07T10:23:00Z" w16du:dateUtc="2026-01-07T13:23:00Z">
          <w:r w:rsidR="008B032F" w:rsidDel="00CA0733">
            <w:rPr>
              <w:sz w:val="24"/>
              <w:szCs w:val="24"/>
              <w:lang w:val="es-CL" w:eastAsia="es-CL"/>
            </w:rPr>
            <w:delText xml:space="preserve"> </w:delText>
          </w:r>
        </w:del>
      </w:ins>
      <w:del w:id="834" w:author="Practico IDI 2" w:date="2026-01-07T10:23:00Z" w16du:dateUtc="2026-01-07T13:23:00Z">
        <w:r w:rsidRPr="00894518" w:rsidDel="00CA0733">
          <w:rPr>
            <w:sz w:val="24"/>
            <w:szCs w:val="24"/>
            <w:lang w:val="es-CL" w:eastAsia="es-CL"/>
          </w:rPr>
          <w:delText xml:space="preserve">del </w:delText>
        </w:r>
      </w:del>
      <w:ins w:id="835" w:author="Lino Acuña" w:date="2026-01-07T08:23:00Z" w16du:dateUtc="2026-01-07T11:23:00Z">
        <w:del w:id="836" w:author="Practico IDI 2" w:date="2026-01-07T10:23:00Z" w16du:dateUtc="2026-01-07T13:23:00Z">
          <w:r w:rsidR="008B032F" w:rsidDel="00CA0733">
            <w:rPr>
              <w:sz w:val="24"/>
              <w:szCs w:val="24"/>
              <w:lang w:val="es-CL" w:eastAsia="es-CL"/>
            </w:rPr>
            <w:delText xml:space="preserve"> </w:delText>
          </w:r>
        </w:del>
      </w:ins>
      <w:del w:id="837" w:author="Practico IDI 2" w:date="2026-01-07T10:23:00Z" w16du:dateUtc="2026-01-07T13:23:00Z">
        <w:r w:rsidRPr="00894518" w:rsidDel="00CA0733">
          <w:rPr>
            <w:sz w:val="24"/>
            <w:szCs w:val="24"/>
            <w:lang w:val="es-CL" w:eastAsia="es-CL"/>
          </w:rPr>
          <w:delText xml:space="preserve">satélite </w:delText>
        </w:r>
      </w:del>
      <w:ins w:id="838" w:author="Lino Acuña" w:date="2026-01-07T08:23:00Z" w16du:dateUtc="2026-01-07T11:23:00Z">
        <w:del w:id="839" w:author="Practico IDI 2" w:date="2026-01-07T10:23:00Z" w16du:dateUtc="2026-01-07T13:23:00Z">
          <w:r w:rsidR="008B032F" w:rsidDel="00CA0733">
            <w:rPr>
              <w:sz w:val="24"/>
              <w:szCs w:val="24"/>
              <w:lang w:val="es-CL" w:eastAsia="es-CL"/>
            </w:rPr>
            <w:delText xml:space="preserve"> </w:delText>
          </w:r>
        </w:del>
      </w:ins>
      <w:del w:id="840" w:author="Practico IDI 2" w:date="2026-01-07T10:23:00Z" w16du:dateUtc="2026-01-07T13:23:00Z">
        <w:r w:rsidRPr="00894518" w:rsidDel="00CA0733">
          <w:rPr>
            <w:sz w:val="24"/>
            <w:szCs w:val="24"/>
            <w:lang w:val="es-CL" w:eastAsia="es-CL"/>
          </w:rPr>
          <w:delText>SNSat-7</w:delText>
        </w:r>
      </w:del>
      <w:r w:rsidRPr="00894518">
        <w:rPr>
          <w:sz w:val="24"/>
          <w:szCs w:val="24"/>
          <w:lang w:val="es-CL" w:eastAsia="es-CL"/>
        </w:rPr>
        <w:t>.</w:t>
      </w:r>
      <w:del w:id="841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4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Su</w:t>
      </w:r>
      <w:del w:id="843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4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función</w:t>
      </w:r>
      <w:del w:id="845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4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principal</w:t>
      </w:r>
      <w:del w:id="847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4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es</w:t>
      </w:r>
      <w:del w:id="849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5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actuar</w:t>
      </w:r>
      <w:del w:id="851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5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como</w:t>
      </w:r>
      <w:del w:id="853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5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un</w:t>
      </w:r>
      <w:del w:id="855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5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repetidor</w:t>
      </w:r>
      <w:del w:id="857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5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no</w:t>
      </w:r>
      <w:del w:id="859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6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instantáneo</w:t>
      </w:r>
      <w:del w:id="861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6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de</w:t>
      </w:r>
      <w:del w:id="863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6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mensajes</w:t>
      </w:r>
      <w:del w:id="865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6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digitales.</w:t>
      </w:r>
      <w:del w:id="867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6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Sus</w:t>
      </w:r>
      <w:del w:id="869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7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capacidades</w:t>
      </w:r>
      <w:del w:id="871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7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clave</w:t>
      </w:r>
      <w:del w:id="873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7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son:</w:t>
      </w:r>
    </w:p>
    <w:p w14:paraId="5F1951F5" w14:textId="51E18590" w:rsidR="00894518" w:rsidRPr="003E45C6" w:rsidRDefault="00894518" w:rsidP="005B0206">
      <w:pPr>
        <w:pStyle w:val="Prrafodelista"/>
        <w:numPr>
          <w:ilvl w:val="0"/>
          <w:numId w:val="21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t>Operar</w:t>
      </w:r>
      <w:del w:id="87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87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un</w:t>
      </w:r>
      <w:del w:id="87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7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sistema</w:t>
      </w:r>
      <w:del w:id="87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8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88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8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comunicaciones</w:t>
      </w:r>
      <w:del w:id="88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8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bidireccional</w:t>
      </w:r>
      <w:del w:id="88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8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en</w:t>
      </w:r>
      <w:del w:id="88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8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la</w:t>
      </w:r>
      <w:del w:id="88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9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banda</w:t>
      </w:r>
      <w:del w:id="89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9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89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9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frecuencia</w:t>
      </w:r>
      <w:del w:id="89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89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UHF</w:t>
      </w:r>
      <w:r w:rsidRPr="003E45C6">
        <w:rPr>
          <w:sz w:val="24"/>
          <w:szCs w:val="24"/>
          <w:lang w:val="es-CL" w:eastAsia="es-CL"/>
        </w:rPr>
        <w:t>,</w:t>
      </w:r>
      <w:del w:id="89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89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permitiendo</w:t>
      </w:r>
      <w:del w:id="89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0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la</w:t>
      </w:r>
      <w:del w:id="90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0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recolección</w:t>
      </w:r>
      <w:del w:id="90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0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90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0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datos</w:t>
      </w:r>
      <w:del w:id="90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0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desde</w:t>
      </w:r>
      <w:del w:id="90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1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terminales</w:t>
      </w:r>
      <w:del w:id="91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1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91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1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bajo</w:t>
      </w:r>
      <w:del w:id="91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1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consumo</w:t>
      </w:r>
      <w:del w:id="91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1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y</w:t>
      </w:r>
      <w:del w:id="91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2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su</w:t>
      </w:r>
      <w:del w:id="92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2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posterior</w:t>
      </w:r>
      <w:del w:id="92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2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envío</w:t>
      </w:r>
      <w:del w:id="92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2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</w:t>
      </w:r>
      <w:del w:id="92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2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centros</w:t>
      </w:r>
      <w:del w:id="92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3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93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3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control.</w:t>
      </w:r>
    </w:p>
    <w:p w14:paraId="6969FD9E" w14:textId="519946A5" w:rsidR="00894518" w:rsidRPr="003E45C6" w:rsidRDefault="00894518" w:rsidP="005B0206">
      <w:pPr>
        <w:pStyle w:val="Prrafodelista"/>
        <w:numPr>
          <w:ilvl w:val="0"/>
          <w:numId w:val="21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t>Garantizar</w:t>
      </w:r>
      <w:del w:id="93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93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el</w:t>
      </w:r>
      <w:del w:id="93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3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almacenamiento</w:t>
      </w:r>
      <w:del w:id="93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3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temporal</w:t>
      </w:r>
      <w:del w:id="93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4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94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4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mensajes</w:t>
      </w:r>
      <w:del w:id="94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4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en</w:t>
      </w:r>
      <w:del w:id="94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4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una</w:t>
      </w:r>
      <w:del w:id="94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4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memoria</w:t>
      </w:r>
      <w:del w:id="94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5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</w:t>
      </w:r>
      <w:del w:id="95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5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bordo,</w:t>
      </w:r>
      <w:del w:id="95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5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lo</w:t>
      </w:r>
      <w:del w:id="95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5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que</w:t>
      </w:r>
      <w:del w:id="95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5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le</w:t>
      </w:r>
      <w:del w:id="95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6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permite</w:t>
      </w:r>
      <w:del w:id="96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6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recibir</w:t>
      </w:r>
      <w:del w:id="96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6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información</w:t>
      </w:r>
      <w:del w:id="96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6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en</w:t>
      </w:r>
      <w:del w:id="96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6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un</w:t>
      </w:r>
      <w:del w:id="96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7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punto</w:t>
      </w:r>
      <w:del w:id="97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7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97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7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su</w:t>
      </w:r>
      <w:del w:id="97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7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órbita</w:t>
      </w:r>
      <w:del w:id="97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7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y</w:t>
      </w:r>
      <w:del w:id="97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8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retransmitirla</w:t>
      </w:r>
      <w:del w:id="98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8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en</w:t>
      </w:r>
      <w:del w:id="98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8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otro.</w:t>
      </w:r>
    </w:p>
    <w:p w14:paraId="2BCA15CC" w14:textId="0271E6DC" w:rsidR="00894518" w:rsidRPr="003E45C6" w:rsidRDefault="00894518" w:rsidP="005B0206">
      <w:pPr>
        <w:pStyle w:val="Prrafodelista"/>
        <w:numPr>
          <w:ilvl w:val="0"/>
          <w:numId w:val="21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t>Integrarse</w:t>
      </w:r>
      <w:del w:id="98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98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con</w:t>
      </w:r>
      <w:del w:id="98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8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los</w:t>
      </w:r>
      <w:del w:id="98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9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sistemas</w:t>
      </w:r>
      <w:del w:id="99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9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principales</w:t>
      </w:r>
      <w:del w:id="99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9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del</w:t>
      </w:r>
      <w:del w:id="99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9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satélite</w:t>
      </w:r>
      <w:del w:id="99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99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</w:t>
      </w:r>
      <w:del w:id="99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0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través</w:t>
      </w:r>
      <w:del w:id="100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0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100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00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buses</w:t>
      </w:r>
      <w:del w:id="1005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006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de</w:t>
      </w:r>
      <w:del w:id="1007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008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datos</w:t>
      </w:r>
      <w:del w:id="1009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010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estándar</w:t>
      </w:r>
      <w:del w:id="101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01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(I2C,</w:t>
      </w:r>
      <w:del w:id="101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1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CAN</w:t>
      </w:r>
      <w:del w:id="101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1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o</w:t>
      </w:r>
      <w:del w:id="101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1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UART),</w:t>
      </w:r>
      <w:del w:id="101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2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para</w:t>
      </w:r>
      <w:del w:id="102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2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el</w:t>
      </w:r>
      <w:del w:id="102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2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intercambio</w:t>
      </w:r>
      <w:del w:id="102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2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102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2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telemetría,</w:t>
      </w:r>
      <w:del w:id="102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3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comandos</w:t>
      </w:r>
      <w:del w:id="103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3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y</w:t>
      </w:r>
      <w:del w:id="103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3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estado</w:t>
      </w:r>
      <w:del w:id="103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3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operativo.</w:t>
      </w:r>
    </w:p>
    <w:p w14:paraId="13EC9726" w14:textId="102AF674" w:rsidR="00894518" w:rsidRPr="003E45C6" w:rsidRDefault="00894518" w:rsidP="00894518">
      <w:pPr>
        <w:pStyle w:val="Ttulo2"/>
        <w:rPr>
          <w:lang w:val="es-CL" w:eastAsia="es-CL"/>
        </w:rPr>
      </w:pPr>
      <w:del w:id="1037" w:author="Practico IDI 2" w:date="2026-01-07T09:50:00Z" w16du:dateUtc="2026-01-07T12:50:00Z">
        <w:r w:rsidRPr="003E45C6" w:rsidDel="001A6C04">
          <w:rPr>
            <w:lang w:val="es-CL" w:eastAsia="es-CL"/>
          </w:rPr>
          <w:delText xml:space="preserve">WHY </w:delText>
        </w:r>
      </w:del>
      <w:ins w:id="1038" w:author="Lino Acuña" w:date="2026-01-07T08:23:00Z" w16du:dateUtc="2026-01-07T11:23:00Z">
        <w:del w:id="1039" w:author="Practico IDI 2" w:date="2026-01-07T09:50:00Z" w16du:dateUtc="2026-01-07T12:50:00Z">
          <w:r w:rsidR="008B032F" w:rsidDel="001A6C04">
            <w:rPr>
              <w:lang w:val="es-CL" w:eastAsia="es-CL"/>
            </w:rPr>
            <w:delText xml:space="preserve"> </w:delText>
          </w:r>
        </w:del>
      </w:ins>
      <w:r w:rsidRPr="003E45C6">
        <w:rPr>
          <w:lang w:val="es-CL" w:eastAsia="es-CL"/>
        </w:rPr>
        <w:t>¿Por</w:t>
      </w:r>
      <w:del w:id="1040" w:author="Lino Acuña" w:date="2026-01-07T08:23:00Z" w16du:dateUtc="2026-01-07T11:23:00Z">
        <w:r w:rsidRPr="003E45C6" w:rsidDel="008B032F">
          <w:rPr>
            <w:lang w:val="es-CL" w:eastAsia="es-CL"/>
          </w:rPr>
          <w:delText xml:space="preserve"> </w:delText>
        </w:r>
      </w:del>
      <w:ins w:id="1041" w:author="Lino Acuña" w:date="2026-01-07T08:23:00Z" w16du:dateUtc="2026-01-07T11:23:00Z">
        <w:r w:rsidR="008B032F">
          <w:rPr>
            <w:lang w:val="es-CL" w:eastAsia="es-CL"/>
          </w:rPr>
          <w:t xml:space="preserve"> </w:t>
        </w:r>
      </w:ins>
      <w:r w:rsidRPr="003E45C6">
        <w:rPr>
          <w:lang w:val="es-CL" w:eastAsia="es-CL"/>
        </w:rPr>
        <w:t>qué</w:t>
      </w:r>
      <w:del w:id="1042" w:author="Lino Acuña" w:date="2026-01-07T08:23:00Z" w16du:dateUtc="2026-01-07T11:23:00Z">
        <w:r w:rsidRPr="003E45C6" w:rsidDel="008B032F">
          <w:rPr>
            <w:lang w:val="es-CL" w:eastAsia="es-CL"/>
          </w:rPr>
          <w:delText xml:space="preserve"> </w:delText>
        </w:r>
      </w:del>
      <w:ins w:id="1043" w:author="Lino Acuña" w:date="2026-01-07T08:23:00Z" w16du:dateUtc="2026-01-07T11:23:00Z">
        <w:r w:rsidR="008B032F">
          <w:rPr>
            <w:lang w:val="es-CL" w:eastAsia="es-CL"/>
          </w:rPr>
          <w:t xml:space="preserve"> </w:t>
        </w:r>
      </w:ins>
      <w:r w:rsidRPr="003E45C6">
        <w:rPr>
          <w:lang w:val="es-CL" w:eastAsia="es-CL"/>
        </w:rPr>
        <w:t>se</w:t>
      </w:r>
      <w:del w:id="1044" w:author="Lino Acuña" w:date="2026-01-07T08:23:00Z" w16du:dateUtc="2026-01-07T11:23:00Z">
        <w:r w:rsidRPr="003E45C6" w:rsidDel="008B032F">
          <w:rPr>
            <w:lang w:val="es-CL" w:eastAsia="es-CL"/>
          </w:rPr>
          <w:delText xml:space="preserve"> </w:delText>
        </w:r>
      </w:del>
      <w:ins w:id="1045" w:author="Lino Acuña" w:date="2026-01-07T08:23:00Z" w16du:dateUtc="2026-01-07T11:23:00Z">
        <w:r w:rsidR="008B032F">
          <w:rPr>
            <w:lang w:val="es-CL" w:eastAsia="es-CL"/>
          </w:rPr>
          <w:t xml:space="preserve"> </w:t>
        </w:r>
      </w:ins>
      <w:commentRangeStart w:id="1046"/>
      <w:r w:rsidRPr="003E45C6">
        <w:rPr>
          <w:lang w:val="es-CL" w:eastAsia="es-CL"/>
        </w:rPr>
        <w:t>desarrolla</w:t>
      </w:r>
      <w:commentRangeEnd w:id="1046"/>
      <w:r w:rsidR="008B032F">
        <w:rPr>
          <w:rStyle w:val="Refdecomentario"/>
          <w:b w:val="0"/>
          <w:bCs w:val="0"/>
        </w:rPr>
        <w:commentReference w:id="1046"/>
      </w:r>
      <w:r w:rsidRPr="003E45C6">
        <w:rPr>
          <w:lang w:val="es-CL" w:eastAsia="es-CL"/>
        </w:rPr>
        <w:t>?</w:t>
      </w:r>
    </w:p>
    <w:p w14:paraId="343079E4" w14:textId="0FD1A085" w:rsidR="00894518" w:rsidRPr="00894518" w:rsidRDefault="00894518" w:rsidP="00894518">
      <w:pPr>
        <w:rPr>
          <w:sz w:val="24"/>
          <w:szCs w:val="24"/>
          <w:lang w:val="es-CL" w:eastAsia="es-CL"/>
        </w:rPr>
      </w:pPr>
      <w:r w:rsidRPr="00894518">
        <w:rPr>
          <w:sz w:val="24"/>
          <w:szCs w:val="24"/>
          <w:lang w:val="es-CL" w:eastAsia="es-CL"/>
        </w:rPr>
        <w:t>El</w:t>
      </w:r>
      <w:del w:id="1047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4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desarrollo</w:t>
      </w:r>
      <w:del w:id="1049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5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de</w:t>
      </w:r>
      <w:del w:id="1051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5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esta</w:t>
      </w:r>
      <w:del w:id="1053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5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carga</w:t>
      </w:r>
      <w:del w:id="1055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5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útil</w:t>
      </w:r>
      <w:del w:id="1057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5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responde</w:t>
      </w:r>
      <w:del w:id="1059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6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a</w:t>
      </w:r>
      <w:del w:id="1061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6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un</w:t>
      </w:r>
      <w:del w:id="1063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6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conjunto</w:t>
      </w:r>
      <w:del w:id="1065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6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de</w:t>
      </w:r>
      <w:del w:id="1067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6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necesidades</w:t>
      </w:r>
      <w:del w:id="1069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7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estratégicas</w:t>
      </w:r>
      <w:del w:id="1071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7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y</w:t>
      </w:r>
      <w:del w:id="1073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7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tecnológicas</w:t>
      </w:r>
      <w:del w:id="1075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7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clave</w:t>
      </w:r>
      <w:del w:id="1077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7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para</w:t>
      </w:r>
      <w:del w:id="1079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8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Chile:</w:t>
      </w:r>
    </w:p>
    <w:p w14:paraId="42C0F758" w14:textId="3F7840E7" w:rsidR="00894518" w:rsidRPr="009024BC" w:rsidRDefault="00894518" w:rsidP="005B0206">
      <w:pPr>
        <w:pStyle w:val="Prrafodelista"/>
        <w:numPr>
          <w:ilvl w:val="0"/>
          <w:numId w:val="22"/>
        </w:numPr>
        <w:rPr>
          <w:sz w:val="24"/>
          <w:szCs w:val="24"/>
          <w:lang w:val="es-CL" w:eastAsia="es-CL"/>
        </w:rPr>
      </w:pPr>
      <w:r w:rsidRPr="009024BC">
        <w:rPr>
          <w:b/>
          <w:bCs/>
          <w:sz w:val="24"/>
          <w:szCs w:val="24"/>
          <w:lang w:val="es-CL" w:eastAsia="es-CL"/>
        </w:rPr>
        <w:t>Resolver</w:t>
      </w:r>
      <w:del w:id="1081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> </w:delText>
        </w:r>
      </w:del>
      <w:ins w:id="108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la</w:t>
      </w:r>
      <w:del w:id="1083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8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falta</w:t>
      </w:r>
      <w:del w:id="1085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8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de</w:t>
      </w:r>
      <w:del w:id="1087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8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conectividad</w:t>
      </w:r>
      <w:del w:id="1089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9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en</w:t>
      </w:r>
      <w:del w:id="1091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9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zonas</w:t>
      </w:r>
      <w:del w:id="1093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9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remotas,</w:t>
      </w:r>
      <w:del w:id="1095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9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aisladas</w:t>
      </w:r>
      <w:del w:id="1097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09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y</w:t>
      </w:r>
      <w:del w:id="1099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0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de</w:t>
      </w:r>
      <w:del w:id="1101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0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geografía</w:t>
      </w:r>
      <w:del w:id="1103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0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compleja</w:t>
      </w:r>
      <w:del w:id="1105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0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del</w:t>
      </w:r>
      <w:del w:id="1107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0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territorio</w:t>
      </w:r>
      <w:del w:id="1109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1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nacional,</w:t>
      </w:r>
      <w:del w:id="1111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1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donde</w:t>
      </w:r>
      <w:del w:id="1113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1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la</w:t>
      </w:r>
      <w:del w:id="1115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1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infraestructura</w:t>
      </w:r>
      <w:del w:id="1117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1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terrestre</w:t>
      </w:r>
      <w:del w:id="1119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2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es</w:t>
      </w:r>
      <w:del w:id="1121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2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inexistente</w:t>
      </w:r>
      <w:del w:id="1123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2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o</w:t>
      </w:r>
      <w:del w:id="1125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2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poco</w:t>
      </w:r>
      <w:del w:id="1127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2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fiable.</w:t>
      </w:r>
    </w:p>
    <w:p w14:paraId="7FDDCACC" w14:textId="6C6E9979" w:rsidR="00894518" w:rsidRPr="009024BC" w:rsidRDefault="00894518" w:rsidP="005B0206">
      <w:pPr>
        <w:pStyle w:val="Prrafodelista"/>
        <w:numPr>
          <w:ilvl w:val="0"/>
          <w:numId w:val="22"/>
        </w:numPr>
        <w:rPr>
          <w:sz w:val="24"/>
          <w:szCs w:val="24"/>
          <w:lang w:val="es-CL" w:eastAsia="es-CL"/>
        </w:rPr>
      </w:pPr>
      <w:r w:rsidRPr="009024BC">
        <w:rPr>
          <w:b/>
          <w:bCs/>
          <w:sz w:val="24"/>
          <w:szCs w:val="24"/>
          <w:lang w:val="es-CL" w:eastAsia="es-CL"/>
        </w:rPr>
        <w:t>Aumentar</w:t>
      </w:r>
      <w:del w:id="1129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> </w:delText>
        </w:r>
      </w:del>
      <w:ins w:id="113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la</w:t>
      </w:r>
      <w:del w:id="1131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3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resiliencia</w:t>
      </w:r>
      <w:del w:id="1133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3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nacional</w:t>
      </w:r>
      <w:del w:id="1135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3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al</w:t>
      </w:r>
      <w:del w:id="1137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3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proveer</w:t>
      </w:r>
      <w:del w:id="1139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4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un</w:t>
      </w:r>
      <w:del w:id="1141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4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canal</w:t>
      </w:r>
      <w:del w:id="1143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4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de</w:t>
      </w:r>
      <w:del w:id="1145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4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comunicaciones</w:t>
      </w:r>
      <w:del w:id="1147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4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redundante</w:t>
      </w:r>
      <w:del w:id="1149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5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y</w:t>
      </w:r>
      <w:del w:id="1151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5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soberano,</w:t>
      </w:r>
      <w:del w:id="1153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5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vital</w:t>
      </w:r>
      <w:del w:id="1155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5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para</w:t>
      </w:r>
      <w:del w:id="1157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5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la</w:t>
      </w:r>
      <w:del w:id="1159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6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gestión</w:t>
      </w:r>
      <w:del w:id="1161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6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de</w:t>
      </w:r>
      <w:del w:id="1163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6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emergencias</w:t>
      </w:r>
      <w:del w:id="1165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6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y</w:t>
      </w:r>
      <w:del w:id="1167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6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la</w:t>
      </w:r>
      <w:del w:id="1169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7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coordinación</w:t>
      </w:r>
      <w:del w:id="1171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7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durante</w:t>
      </w:r>
      <w:del w:id="1173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7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desastres</w:t>
      </w:r>
      <w:del w:id="1175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7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naturales.</w:t>
      </w:r>
    </w:p>
    <w:p w14:paraId="7ABA0086" w14:textId="7B303513" w:rsidR="00894518" w:rsidRPr="009024BC" w:rsidRDefault="00894518" w:rsidP="005B0206">
      <w:pPr>
        <w:pStyle w:val="Prrafodelista"/>
        <w:numPr>
          <w:ilvl w:val="0"/>
          <w:numId w:val="22"/>
        </w:numPr>
        <w:rPr>
          <w:sz w:val="24"/>
          <w:szCs w:val="24"/>
          <w:lang w:val="es-CL" w:eastAsia="es-CL"/>
        </w:rPr>
      </w:pPr>
      <w:r w:rsidRPr="009024BC">
        <w:rPr>
          <w:b/>
          <w:bCs/>
          <w:sz w:val="24"/>
          <w:szCs w:val="24"/>
          <w:lang w:val="es-CL" w:eastAsia="es-CL"/>
        </w:rPr>
        <w:t>Desarrollar</w:t>
      </w:r>
      <w:del w:id="1177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> </w:delText>
        </w:r>
      </w:del>
      <w:ins w:id="117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capacidades</w:t>
      </w:r>
      <w:del w:id="1179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8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espaciales</w:t>
      </w:r>
      <w:del w:id="1181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8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nacionales</w:t>
      </w:r>
      <w:del w:id="1183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8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para</w:t>
      </w:r>
      <w:del w:id="1185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8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posicionar</w:t>
      </w:r>
      <w:del w:id="1187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8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a</w:t>
      </w:r>
      <w:del w:id="1189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9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DTS</w:t>
      </w:r>
      <w:del w:id="1191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9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y</w:t>
      </w:r>
      <w:del w:id="1193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9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a</w:t>
      </w:r>
      <w:del w:id="1195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9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Chile</w:t>
      </w:r>
      <w:del w:id="1197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19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como</w:t>
      </w:r>
      <w:del w:id="1199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0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actores</w:t>
      </w:r>
      <w:del w:id="1201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0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relevantes</w:t>
      </w:r>
      <w:del w:id="1203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0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en</w:t>
      </w:r>
      <w:del w:id="1205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0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tecnología</w:t>
      </w:r>
      <w:del w:id="1207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0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espacial,</w:t>
      </w:r>
      <w:del w:id="1209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1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en</w:t>
      </w:r>
      <w:del w:id="1211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1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línea</w:t>
      </w:r>
      <w:del w:id="1213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1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con</w:t>
      </w:r>
      <w:del w:id="1215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1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los</w:t>
      </w:r>
      <w:del w:id="1217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1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objetivos</w:t>
      </w:r>
      <w:del w:id="1219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2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del</w:t>
      </w:r>
      <w:del w:id="1221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2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CEN.</w:t>
      </w:r>
    </w:p>
    <w:p w14:paraId="4CB2FDCE" w14:textId="51DECB4D" w:rsidR="00894518" w:rsidRPr="009024BC" w:rsidRDefault="00894518" w:rsidP="005B0206">
      <w:pPr>
        <w:pStyle w:val="Prrafodelista"/>
        <w:numPr>
          <w:ilvl w:val="0"/>
          <w:numId w:val="22"/>
        </w:numPr>
        <w:rPr>
          <w:sz w:val="24"/>
          <w:szCs w:val="24"/>
          <w:lang w:val="es-CL" w:eastAsia="es-CL"/>
        </w:rPr>
      </w:pPr>
      <w:r w:rsidRPr="009024BC">
        <w:rPr>
          <w:b/>
          <w:bCs/>
          <w:sz w:val="24"/>
          <w:szCs w:val="24"/>
          <w:lang w:val="es-CL" w:eastAsia="es-CL"/>
        </w:rPr>
        <w:t>Actuar</w:t>
      </w:r>
      <w:del w:id="1223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> </w:delText>
        </w:r>
      </w:del>
      <w:ins w:id="122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como</w:t>
      </w:r>
      <w:del w:id="1225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2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plataforma</w:t>
      </w:r>
      <w:del w:id="1227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2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experimental</w:t>
      </w:r>
      <w:del w:id="1229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3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para</w:t>
      </w:r>
      <w:del w:id="1231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3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validar</w:t>
      </w:r>
      <w:del w:id="1233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3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un</w:t>
      </w:r>
      <w:del w:id="1235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3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concepto</w:t>
      </w:r>
      <w:del w:id="1237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3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tecnológico</w:t>
      </w:r>
      <w:del w:id="1239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4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con</w:t>
      </w:r>
      <w:del w:id="1241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4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proyección</w:t>
      </w:r>
      <w:del w:id="1243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4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comercial,</w:t>
      </w:r>
      <w:del w:id="1245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4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como</w:t>
      </w:r>
      <w:del w:id="1247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4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el</w:t>
      </w:r>
      <w:del w:id="1249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5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monitoreo</w:t>
      </w:r>
      <w:del w:id="1251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5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remoto</w:t>
      </w:r>
      <w:del w:id="1253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5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y</w:t>
      </w:r>
      <w:del w:id="1255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5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el</w:t>
      </w:r>
      <w:del w:id="1257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5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Internet</w:t>
      </w:r>
      <w:del w:id="1259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6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de</w:t>
      </w:r>
      <w:del w:id="1261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6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las</w:t>
      </w:r>
      <w:del w:id="1263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6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Cosas</w:t>
      </w:r>
      <w:del w:id="1265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6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(</w:t>
      </w:r>
      <w:proofErr w:type="spellStart"/>
      <w:r w:rsidRPr="009024BC">
        <w:rPr>
          <w:sz w:val="24"/>
          <w:szCs w:val="24"/>
          <w:lang w:val="es-CL" w:eastAsia="es-CL"/>
        </w:rPr>
        <w:t>IoT</w:t>
      </w:r>
      <w:proofErr w:type="spellEnd"/>
      <w:r w:rsidRPr="009024BC">
        <w:rPr>
          <w:sz w:val="24"/>
          <w:szCs w:val="24"/>
          <w:lang w:val="es-CL" w:eastAsia="es-CL"/>
        </w:rPr>
        <w:t>)</w:t>
      </w:r>
      <w:del w:id="1267" w:author="Lino Acuña" w:date="2026-01-07T08:23:00Z" w16du:dateUtc="2026-01-07T11:23:00Z">
        <w:r w:rsidRPr="009024BC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6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9024BC">
        <w:rPr>
          <w:sz w:val="24"/>
          <w:szCs w:val="24"/>
          <w:lang w:val="es-CL" w:eastAsia="es-CL"/>
        </w:rPr>
        <w:t>satelital.</w:t>
      </w:r>
    </w:p>
    <w:p w14:paraId="1076E306" w14:textId="5B3D7D95" w:rsidR="00894518" w:rsidRPr="003E45C6" w:rsidRDefault="00894518" w:rsidP="00894518">
      <w:pPr>
        <w:pStyle w:val="Ttulo2"/>
        <w:rPr>
          <w:lang w:val="es-CL" w:eastAsia="es-CL"/>
        </w:rPr>
      </w:pPr>
      <w:del w:id="1269" w:author="Practico IDI 2" w:date="2026-01-07T09:50:00Z" w16du:dateUtc="2026-01-07T12:50:00Z">
        <w:r w:rsidRPr="003E45C6" w:rsidDel="001A6C04">
          <w:rPr>
            <w:lang w:val="es-CL" w:eastAsia="es-CL"/>
          </w:rPr>
          <w:delText>WHO</w:delText>
        </w:r>
      </w:del>
      <w:del w:id="1270" w:author="Lino Acuña" w:date="2026-01-07T08:23:00Z" w16du:dateUtc="2026-01-07T11:23:00Z">
        <w:r w:rsidRPr="003E45C6" w:rsidDel="008B032F">
          <w:rPr>
            <w:lang w:val="es-CL" w:eastAsia="es-CL"/>
          </w:rPr>
          <w:delText xml:space="preserve"> </w:delText>
        </w:r>
      </w:del>
      <w:ins w:id="1271" w:author="Lino Acuña" w:date="2026-01-07T08:23:00Z" w16du:dateUtc="2026-01-07T11:23:00Z">
        <w:del w:id="1272" w:author="Practico IDI 2" w:date="2026-01-07T09:50:00Z" w16du:dateUtc="2026-01-07T12:50:00Z">
          <w:r w:rsidR="008B032F" w:rsidDel="001A6C04">
            <w:rPr>
              <w:lang w:val="es-CL" w:eastAsia="es-CL"/>
            </w:rPr>
            <w:delText xml:space="preserve"> </w:delText>
          </w:r>
        </w:del>
      </w:ins>
      <w:r w:rsidRPr="003E45C6">
        <w:rPr>
          <w:lang w:val="es-CL" w:eastAsia="es-CL"/>
        </w:rPr>
        <w:t>¿Quiénes</w:t>
      </w:r>
      <w:del w:id="1273" w:author="Lino Acuña" w:date="2026-01-07T08:23:00Z" w16du:dateUtc="2026-01-07T11:23:00Z">
        <w:r w:rsidRPr="003E45C6" w:rsidDel="008B032F">
          <w:rPr>
            <w:lang w:val="es-CL" w:eastAsia="es-CL"/>
          </w:rPr>
          <w:delText xml:space="preserve"> </w:delText>
        </w:r>
      </w:del>
      <w:ins w:id="1274" w:author="Lino Acuña" w:date="2026-01-07T08:23:00Z" w16du:dateUtc="2026-01-07T11:23:00Z">
        <w:r w:rsidR="008B032F">
          <w:rPr>
            <w:lang w:val="es-CL" w:eastAsia="es-CL"/>
          </w:rPr>
          <w:t xml:space="preserve"> </w:t>
        </w:r>
      </w:ins>
      <w:r w:rsidRPr="003E45C6">
        <w:rPr>
          <w:lang w:val="es-CL" w:eastAsia="es-CL"/>
        </w:rPr>
        <w:t>participan</w:t>
      </w:r>
      <w:del w:id="1275" w:author="Lino Acuña" w:date="2026-01-07T08:23:00Z" w16du:dateUtc="2026-01-07T11:23:00Z">
        <w:r w:rsidRPr="003E45C6" w:rsidDel="008B032F">
          <w:rPr>
            <w:lang w:val="es-CL" w:eastAsia="es-CL"/>
          </w:rPr>
          <w:delText xml:space="preserve"> </w:delText>
        </w:r>
      </w:del>
      <w:ins w:id="1276" w:author="Lino Acuña" w:date="2026-01-07T08:23:00Z" w16du:dateUtc="2026-01-07T11:23:00Z">
        <w:r w:rsidR="008B032F">
          <w:rPr>
            <w:lang w:val="es-CL" w:eastAsia="es-CL"/>
          </w:rPr>
          <w:t xml:space="preserve"> </w:t>
        </w:r>
      </w:ins>
      <w:r w:rsidRPr="003E45C6">
        <w:rPr>
          <w:lang w:val="es-CL" w:eastAsia="es-CL"/>
        </w:rPr>
        <w:t>y</w:t>
      </w:r>
      <w:del w:id="1277" w:author="Lino Acuña" w:date="2026-01-07T08:23:00Z" w16du:dateUtc="2026-01-07T11:23:00Z">
        <w:r w:rsidRPr="003E45C6" w:rsidDel="008B032F">
          <w:rPr>
            <w:lang w:val="es-CL" w:eastAsia="es-CL"/>
          </w:rPr>
          <w:delText xml:space="preserve"> </w:delText>
        </w:r>
      </w:del>
      <w:ins w:id="1278" w:author="Lino Acuña" w:date="2026-01-07T08:23:00Z" w16du:dateUtc="2026-01-07T11:23:00Z">
        <w:r w:rsidR="008B032F">
          <w:rPr>
            <w:lang w:val="es-CL" w:eastAsia="es-CL"/>
          </w:rPr>
          <w:t xml:space="preserve"> </w:t>
        </w:r>
      </w:ins>
      <w:r w:rsidRPr="003E45C6">
        <w:rPr>
          <w:lang w:val="es-CL" w:eastAsia="es-CL"/>
        </w:rPr>
        <w:t>se</w:t>
      </w:r>
      <w:del w:id="1279" w:author="Lino Acuña" w:date="2026-01-07T08:23:00Z" w16du:dateUtc="2026-01-07T11:23:00Z">
        <w:r w:rsidRPr="003E45C6" w:rsidDel="008B032F">
          <w:rPr>
            <w:lang w:val="es-CL" w:eastAsia="es-CL"/>
          </w:rPr>
          <w:delText xml:space="preserve"> </w:delText>
        </w:r>
      </w:del>
      <w:ins w:id="1280" w:author="Lino Acuña" w:date="2026-01-07T08:23:00Z" w16du:dateUtc="2026-01-07T11:23:00Z">
        <w:r w:rsidR="008B032F">
          <w:rPr>
            <w:lang w:val="es-CL" w:eastAsia="es-CL"/>
          </w:rPr>
          <w:t xml:space="preserve"> </w:t>
        </w:r>
      </w:ins>
      <w:r w:rsidRPr="003E45C6">
        <w:rPr>
          <w:lang w:val="es-CL" w:eastAsia="es-CL"/>
        </w:rPr>
        <w:t>benefician?</w:t>
      </w:r>
    </w:p>
    <w:p w14:paraId="6C12E2F1" w14:textId="125522DC" w:rsidR="00894518" w:rsidRPr="00894518" w:rsidRDefault="00894518" w:rsidP="00894518">
      <w:pPr>
        <w:spacing w:line="300" w:lineRule="atLeast"/>
        <w:rPr>
          <w:sz w:val="21"/>
          <w:szCs w:val="21"/>
          <w:lang w:val="es-CL" w:eastAsia="es-CL"/>
        </w:rPr>
      </w:pPr>
      <w:r w:rsidRPr="00894518">
        <w:rPr>
          <w:b/>
          <w:bCs/>
          <w:sz w:val="21"/>
          <w:szCs w:val="21"/>
          <w:lang w:val="es-CL" w:eastAsia="es-CL"/>
        </w:rPr>
        <w:t>Participantes</w:t>
      </w:r>
      <w:del w:id="1281" w:author="Lino Acuña" w:date="2026-01-07T08:23:00Z" w16du:dateUtc="2026-01-07T11:23:00Z">
        <w:r w:rsidRPr="003E45C6" w:rsidDel="008B032F">
          <w:rPr>
            <w:b/>
            <w:bCs/>
            <w:sz w:val="21"/>
            <w:szCs w:val="21"/>
            <w:lang w:val="es-CL" w:eastAsia="es-CL"/>
          </w:rPr>
          <w:delText xml:space="preserve"> </w:delText>
        </w:r>
      </w:del>
      <w:ins w:id="1282" w:author="Lino Acuña" w:date="2026-01-07T08:23:00Z" w16du:dateUtc="2026-01-07T11:23:00Z">
        <w:r w:rsidR="008B032F">
          <w:rPr>
            <w:b/>
            <w:bCs/>
            <w:sz w:val="21"/>
            <w:szCs w:val="21"/>
            <w:lang w:val="es-CL" w:eastAsia="es-CL"/>
          </w:rPr>
          <w:t xml:space="preserve"> </w:t>
        </w:r>
      </w:ins>
      <w:r w:rsidRPr="003E45C6">
        <w:rPr>
          <w:b/>
          <w:bCs/>
          <w:sz w:val="21"/>
          <w:szCs w:val="21"/>
          <w:lang w:val="es-CL" w:eastAsia="es-CL"/>
        </w:rPr>
        <w:t>del</w:t>
      </w:r>
      <w:del w:id="1283" w:author="Lino Acuña" w:date="2026-01-07T08:23:00Z" w16du:dateUtc="2026-01-07T11:23:00Z">
        <w:r w:rsidRPr="003E45C6" w:rsidDel="008B032F">
          <w:rPr>
            <w:b/>
            <w:bCs/>
            <w:sz w:val="21"/>
            <w:szCs w:val="21"/>
            <w:lang w:val="es-CL" w:eastAsia="es-CL"/>
          </w:rPr>
          <w:delText xml:space="preserve"> </w:delText>
        </w:r>
      </w:del>
      <w:ins w:id="1284" w:author="Lino Acuña" w:date="2026-01-07T08:23:00Z" w16du:dateUtc="2026-01-07T11:23:00Z">
        <w:r w:rsidR="008B032F">
          <w:rPr>
            <w:b/>
            <w:bCs/>
            <w:sz w:val="21"/>
            <w:szCs w:val="21"/>
            <w:lang w:val="es-CL" w:eastAsia="es-CL"/>
          </w:rPr>
          <w:t xml:space="preserve"> </w:t>
        </w:r>
      </w:ins>
      <w:r w:rsidRPr="003E45C6">
        <w:rPr>
          <w:b/>
          <w:bCs/>
          <w:sz w:val="21"/>
          <w:szCs w:val="21"/>
          <w:lang w:val="es-CL" w:eastAsia="es-CL"/>
        </w:rPr>
        <w:t>Proyecto:</w:t>
      </w:r>
    </w:p>
    <w:p w14:paraId="2C95BFF9" w14:textId="226183DE" w:rsidR="00894518" w:rsidRPr="003E45C6" w:rsidRDefault="00894518" w:rsidP="005B0206">
      <w:pPr>
        <w:pStyle w:val="Prrafodelista"/>
        <w:numPr>
          <w:ilvl w:val="0"/>
          <w:numId w:val="23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lastRenderedPageBreak/>
        <w:t>DTS:</w:t>
      </w:r>
      <w:del w:id="128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28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proofErr w:type="gramStart"/>
      <w:r w:rsidRPr="003E45C6">
        <w:rPr>
          <w:sz w:val="24"/>
          <w:szCs w:val="24"/>
          <w:lang w:val="es-CL" w:eastAsia="es-CL"/>
        </w:rPr>
        <w:t>Responsable</w:t>
      </w:r>
      <w:proofErr w:type="gramEnd"/>
      <w:del w:id="128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8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del</w:t>
      </w:r>
      <w:del w:id="128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9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desarrollo</w:t>
      </w:r>
      <w:del w:id="129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9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integral</w:t>
      </w:r>
      <w:del w:id="129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9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129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9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la</w:t>
      </w:r>
      <w:del w:id="129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29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carga</w:t>
      </w:r>
      <w:del w:id="129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0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útil,</w:t>
      </w:r>
      <w:del w:id="130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0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desde</w:t>
      </w:r>
      <w:del w:id="130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0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el</w:t>
      </w:r>
      <w:del w:id="130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0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diseño</w:t>
      </w:r>
      <w:del w:id="130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0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conceptual</w:t>
      </w:r>
      <w:del w:id="130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1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hasta</w:t>
      </w:r>
      <w:del w:id="131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1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la</w:t>
      </w:r>
      <w:del w:id="131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1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integración</w:t>
      </w:r>
      <w:del w:id="131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1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y</w:t>
      </w:r>
      <w:del w:id="131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1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pruebas.</w:t>
      </w:r>
    </w:p>
    <w:p w14:paraId="07F27B8B" w14:textId="2AC7DDC0" w:rsidR="00894518" w:rsidRPr="003E45C6" w:rsidRDefault="00894518" w:rsidP="005B0206">
      <w:pPr>
        <w:pStyle w:val="Prrafodelista"/>
        <w:numPr>
          <w:ilvl w:val="0"/>
          <w:numId w:val="23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t>INVAP:</w:t>
      </w:r>
      <w:del w:id="131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32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Actúa</w:t>
      </w:r>
      <w:del w:id="132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2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como</w:t>
      </w:r>
      <w:del w:id="132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2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contraparte</w:t>
      </w:r>
      <w:del w:id="132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2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técnica,</w:t>
      </w:r>
      <w:del w:id="132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2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proporcionando</w:t>
      </w:r>
      <w:del w:id="132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3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asesoría,</w:t>
      </w:r>
      <w:del w:id="133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3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guía</w:t>
      </w:r>
      <w:del w:id="133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3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y</w:t>
      </w:r>
      <w:del w:id="133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3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supervisión</w:t>
      </w:r>
      <w:del w:id="133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3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basada</w:t>
      </w:r>
      <w:del w:id="133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4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en</w:t>
      </w:r>
      <w:del w:id="134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4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su</w:t>
      </w:r>
      <w:del w:id="134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4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vasta</w:t>
      </w:r>
      <w:del w:id="134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4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experiencia</w:t>
      </w:r>
      <w:del w:id="134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4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en</w:t>
      </w:r>
      <w:del w:id="134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5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el</w:t>
      </w:r>
      <w:del w:id="135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5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sector</w:t>
      </w:r>
      <w:del w:id="135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5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espacial.</w:t>
      </w:r>
    </w:p>
    <w:p w14:paraId="0570F57E" w14:textId="77777777" w:rsidR="00894518" w:rsidRPr="00894518" w:rsidRDefault="00894518" w:rsidP="00894518">
      <w:pPr>
        <w:rPr>
          <w:sz w:val="24"/>
          <w:szCs w:val="24"/>
          <w:lang w:val="es-CL" w:eastAsia="es-CL"/>
        </w:rPr>
      </w:pPr>
    </w:p>
    <w:p w14:paraId="761A9175" w14:textId="3C0BBDBD" w:rsidR="00894518" w:rsidRPr="00894518" w:rsidRDefault="00894518" w:rsidP="00894518">
      <w:pPr>
        <w:spacing w:line="300" w:lineRule="atLeast"/>
        <w:rPr>
          <w:sz w:val="21"/>
          <w:szCs w:val="21"/>
          <w:lang w:val="es-CL" w:eastAsia="es-CL"/>
        </w:rPr>
      </w:pPr>
      <w:r w:rsidRPr="00894518">
        <w:rPr>
          <w:b/>
          <w:bCs/>
          <w:sz w:val="21"/>
          <w:szCs w:val="21"/>
          <w:lang w:val="es-CL" w:eastAsia="es-CL"/>
        </w:rPr>
        <w:t>Usuarios</w:t>
      </w:r>
      <w:del w:id="1355" w:author="Lino Acuña" w:date="2026-01-07T08:23:00Z" w16du:dateUtc="2026-01-07T11:23:00Z">
        <w:r w:rsidRPr="00894518" w:rsidDel="008B032F">
          <w:rPr>
            <w:b/>
            <w:bCs/>
            <w:sz w:val="21"/>
            <w:szCs w:val="21"/>
            <w:lang w:val="es-CL" w:eastAsia="es-CL"/>
          </w:rPr>
          <w:delText xml:space="preserve"> </w:delText>
        </w:r>
      </w:del>
      <w:ins w:id="1356" w:author="Lino Acuña" w:date="2026-01-07T08:23:00Z" w16du:dateUtc="2026-01-07T11:23:00Z">
        <w:r w:rsidR="008B032F">
          <w:rPr>
            <w:b/>
            <w:bCs/>
            <w:sz w:val="21"/>
            <w:szCs w:val="21"/>
            <w:lang w:val="es-CL" w:eastAsia="es-CL"/>
          </w:rPr>
          <w:t xml:space="preserve"> </w:t>
        </w:r>
      </w:ins>
      <w:r w:rsidRPr="00894518">
        <w:rPr>
          <w:b/>
          <w:bCs/>
          <w:sz w:val="21"/>
          <w:szCs w:val="21"/>
          <w:lang w:val="es-CL" w:eastAsia="es-CL"/>
        </w:rPr>
        <w:t>y</w:t>
      </w:r>
      <w:del w:id="1357" w:author="Lino Acuña" w:date="2026-01-07T08:23:00Z" w16du:dateUtc="2026-01-07T11:23:00Z">
        <w:r w:rsidRPr="00894518" w:rsidDel="008B032F">
          <w:rPr>
            <w:b/>
            <w:bCs/>
            <w:sz w:val="21"/>
            <w:szCs w:val="21"/>
            <w:lang w:val="es-CL" w:eastAsia="es-CL"/>
          </w:rPr>
          <w:delText xml:space="preserve"> </w:delText>
        </w:r>
      </w:del>
      <w:ins w:id="1358" w:author="Lino Acuña" w:date="2026-01-07T08:23:00Z" w16du:dateUtc="2026-01-07T11:23:00Z">
        <w:r w:rsidR="008B032F">
          <w:rPr>
            <w:b/>
            <w:bCs/>
            <w:sz w:val="21"/>
            <w:szCs w:val="21"/>
            <w:lang w:val="es-CL" w:eastAsia="es-CL"/>
          </w:rPr>
          <w:t xml:space="preserve"> </w:t>
        </w:r>
      </w:ins>
      <w:r w:rsidRPr="00894518">
        <w:rPr>
          <w:b/>
          <w:bCs/>
          <w:sz w:val="21"/>
          <w:szCs w:val="21"/>
          <w:lang w:val="es-CL" w:eastAsia="es-CL"/>
        </w:rPr>
        <w:t>Beneficiarios</w:t>
      </w:r>
      <w:del w:id="1359" w:author="Lino Acuña" w:date="2026-01-07T08:23:00Z" w16du:dateUtc="2026-01-07T11:23:00Z">
        <w:r w:rsidRPr="00894518" w:rsidDel="008B032F">
          <w:rPr>
            <w:b/>
            <w:bCs/>
            <w:sz w:val="21"/>
            <w:szCs w:val="21"/>
            <w:lang w:val="es-CL" w:eastAsia="es-CL"/>
          </w:rPr>
          <w:delText xml:space="preserve"> </w:delText>
        </w:r>
      </w:del>
      <w:ins w:id="1360" w:author="Lino Acuña" w:date="2026-01-07T08:23:00Z" w16du:dateUtc="2026-01-07T11:23:00Z">
        <w:r w:rsidR="008B032F">
          <w:rPr>
            <w:b/>
            <w:bCs/>
            <w:sz w:val="21"/>
            <w:szCs w:val="21"/>
            <w:lang w:val="es-CL" w:eastAsia="es-CL"/>
          </w:rPr>
          <w:t xml:space="preserve"> </w:t>
        </w:r>
      </w:ins>
      <w:r w:rsidRPr="00894518">
        <w:rPr>
          <w:b/>
          <w:bCs/>
          <w:sz w:val="21"/>
          <w:szCs w:val="21"/>
          <w:lang w:val="es-CL" w:eastAsia="es-CL"/>
        </w:rPr>
        <w:t>Potenciales</w:t>
      </w:r>
      <w:r w:rsidRPr="003E45C6">
        <w:rPr>
          <w:b/>
          <w:bCs/>
          <w:sz w:val="21"/>
          <w:szCs w:val="21"/>
          <w:lang w:val="es-CL" w:eastAsia="es-CL"/>
        </w:rPr>
        <w:t>:</w:t>
      </w:r>
    </w:p>
    <w:p w14:paraId="00CBDB5F" w14:textId="39B1498F" w:rsidR="00894518" w:rsidRPr="003E45C6" w:rsidRDefault="00894518" w:rsidP="005B0206">
      <w:pPr>
        <w:pStyle w:val="Prrafodelista"/>
        <w:numPr>
          <w:ilvl w:val="0"/>
          <w:numId w:val="24"/>
        </w:numPr>
        <w:rPr>
          <w:sz w:val="24"/>
          <w:szCs w:val="24"/>
          <w:lang w:val="es-CL" w:eastAsia="es-CL"/>
        </w:rPr>
      </w:pPr>
      <w:r w:rsidRPr="003E45C6">
        <w:rPr>
          <w:sz w:val="24"/>
          <w:szCs w:val="24"/>
          <w:lang w:val="es-CL" w:eastAsia="es-CL"/>
        </w:rPr>
        <w:t>Universidades</w:t>
      </w:r>
      <w:del w:id="136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6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y</w:t>
      </w:r>
      <w:del w:id="136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6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centros</w:t>
      </w:r>
      <w:del w:id="136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6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136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6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investigación</w:t>
      </w:r>
      <w:del w:id="136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7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chilenos.</w:t>
      </w:r>
    </w:p>
    <w:p w14:paraId="27AB837C" w14:textId="56769085" w:rsidR="00894518" w:rsidRPr="003E45C6" w:rsidRDefault="00894518" w:rsidP="005B0206">
      <w:pPr>
        <w:pStyle w:val="Prrafodelista"/>
        <w:numPr>
          <w:ilvl w:val="0"/>
          <w:numId w:val="24"/>
        </w:numPr>
        <w:rPr>
          <w:sz w:val="24"/>
          <w:szCs w:val="24"/>
          <w:lang w:val="es-CL" w:eastAsia="es-CL"/>
        </w:rPr>
      </w:pPr>
      <w:r w:rsidRPr="003E45C6">
        <w:rPr>
          <w:sz w:val="24"/>
          <w:szCs w:val="24"/>
          <w:lang w:val="es-CL" w:eastAsia="es-CL"/>
        </w:rPr>
        <w:t>Centros</w:t>
      </w:r>
      <w:del w:id="137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7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137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7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monitoreo</w:t>
      </w:r>
      <w:del w:id="137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7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meteorológico</w:t>
      </w:r>
      <w:del w:id="137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7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y</w:t>
      </w:r>
      <w:del w:id="137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8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sísmico.</w:t>
      </w:r>
    </w:p>
    <w:p w14:paraId="79DFF9D2" w14:textId="1904A62E" w:rsidR="00894518" w:rsidRPr="003E45C6" w:rsidRDefault="00894518" w:rsidP="005B0206">
      <w:pPr>
        <w:pStyle w:val="Prrafodelista"/>
        <w:numPr>
          <w:ilvl w:val="0"/>
          <w:numId w:val="24"/>
        </w:numPr>
        <w:rPr>
          <w:sz w:val="24"/>
          <w:szCs w:val="24"/>
          <w:lang w:val="es-CL" w:eastAsia="es-CL"/>
        </w:rPr>
      </w:pPr>
      <w:r w:rsidRPr="003E45C6">
        <w:rPr>
          <w:sz w:val="24"/>
          <w:szCs w:val="24"/>
          <w:lang w:val="es-CL" w:eastAsia="es-CL"/>
        </w:rPr>
        <w:t>Organismos</w:t>
      </w:r>
      <w:del w:id="138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8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138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8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gestión</w:t>
      </w:r>
      <w:del w:id="138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8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138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8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emergencias</w:t>
      </w:r>
      <w:del w:id="138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9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y</w:t>
      </w:r>
      <w:del w:id="139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9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desastres.</w:t>
      </w:r>
    </w:p>
    <w:p w14:paraId="207FE776" w14:textId="347AFACA" w:rsidR="00894518" w:rsidRPr="003E45C6" w:rsidRDefault="00894518" w:rsidP="005B0206">
      <w:pPr>
        <w:pStyle w:val="Prrafodelista"/>
        <w:numPr>
          <w:ilvl w:val="0"/>
          <w:numId w:val="24"/>
        </w:numPr>
        <w:rPr>
          <w:sz w:val="24"/>
          <w:szCs w:val="24"/>
          <w:lang w:val="es-CL" w:eastAsia="es-CL"/>
        </w:rPr>
      </w:pPr>
      <w:r w:rsidRPr="003E45C6">
        <w:rPr>
          <w:sz w:val="24"/>
          <w:szCs w:val="24"/>
          <w:lang w:val="es-CL" w:eastAsia="es-CL"/>
        </w:rPr>
        <w:t>Empresas</w:t>
      </w:r>
      <w:del w:id="139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9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privadas</w:t>
      </w:r>
      <w:del w:id="139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9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con</w:t>
      </w:r>
      <w:del w:id="139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39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interés</w:t>
      </w:r>
      <w:del w:id="139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0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en</w:t>
      </w:r>
      <w:del w:id="140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0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servicios</w:t>
      </w:r>
      <w:del w:id="140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0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140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0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proofErr w:type="spellStart"/>
      <w:r w:rsidRPr="003E45C6">
        <w:rPr>
          <w:sz w:val="24"/>
          <w:szCs w:val="24"/>
          <w:lang w:val="es-CL" w:eastAsia="es-CL"/>
        </w:rPr>
        <w:t>IoT</w:t>
      </w:r>
      <w:proofErr w:type="spellEnd"/>
      <w:del w:id="140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0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satelital</w:t>
      </w:r>
      <w:del w:id="140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1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para</w:t>
      </w:r>
      <w:del w:id="141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1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sectores</w:t>
      </w:r>
      <w:del w:id="141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1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como</w:t>
      </w:r>
      <w:del w:id="141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1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minería,</w:t>
      </w:r>
      <w:del w:id="141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1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agricultura,</w:t>
      </w:r>
      <w:del w:id="141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2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acuicultura</w:t>
      </w:r>
      <w:del w:id="142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2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y</w:t>
      </w:r>
      <w:del w:id="142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2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logística.</w:t>
      </w:r>
    </w:p>
    <w:p w14:paraId="2F5543C7" w14:textId="1C1523C8" w:rsidR="00894518" w:rsidRPr="003E45C6" w:rsidRDefault="00894518" w:rsidP="00894518">
      <w:pPr>
        <w:pStyle w:val="Ttulo2"/>
        <w:rPr>
          <w:lang w:val="es-CL" w:eastAsia="es-CL"/>
        </w:rPr>
      </w:pPr>
      <w:del w:id="1425" w:author="Practico IDI 2" w:date="2026-01-07T09:50:00Z" w16du:dateUtc="2026-01-07T12:50:00Z">
        <w:r w:rsidRPr="003E45C6" w:rsidDel="001A6C04">
          <w:rPr>
            <w:lang w:val="es-CL" w:eastAsia="es-CL"/>
          </w:rPr>
          <w:delText>WHERE</w:delText>
        </w:r>
      </w:del>
      <w:del w:id="1426" w:author="Lino Acuña" w:date="2026-01-07T08:23:00Z" w16du:dateUtc="2026-01-07T11:23:00Z">
        <w:r w:rsidRPr="003E45C6" w:rsidDel="008B032F">
          <w:rPr>
            <w:lang w:val="es-CL" w:eastAsia="es-CL"/>
          </w:rPr>
          <w:delText xml:space="preserve"> </w:delText>
        </w:r>
      </w:del>
      <w:ins w:id="1427" w:author="Lino Acuña" w:date="2026-01-07T08:23:00Z" w16du:dateUtc="2026-01-07T11:23:00Z">
        <w:del w:id="1428" w:author="Practico IDI 2" w:date="2026-01-07T09:50:00Z" w16du:dateUtc="2026-01-07T12:50:00Z">
          <w:r w:rsidR="008B032F" w:rsidDel="001A6C04">
            <w:rPr>
              <w:lang w:val="es-CL" w:eastAsia="es-CL"/>
            </w:rPr>
            <w:delText xml:space="preserve"> </w:delText>
          </w:r>
        </w:del>
      </w:ins>
      <w:r w:rsidRPr="003E45C6">
        <w:rPr>
          <w:lang w:val="es-CL" w:eastAsia="es-CL"/>
        </w:rPr>
        <w:t>¿Dónde</w:t>
      </w:r>
      <w:del w:id="1429" w:author="Lino Acuña" w:date="2026-01-07T08:23:00Z" w16du:dateUtc="2026-01-07T11:23:00Z">
        <w:r w:rsidRPr="003E45C6" w:rsidDel="008B032F">
          <w:rPr>
            <w:lang w:val="es-CL" w:eastAsia="es-CL"/>
          </w:rPr>
          <w:delText xml:space="preserve"> </w:delText>
        </w:r>
      </w:del>
      <w:ins w:id="1430" w:author="Lino Acuña" w:date="2026-01-07T08:23:00Z" w16du:dateUtc="2026-01-07T11:23:00Z">
        <w:r w:rsidR="008B032F">
          <w:rPr>
            <w:lang w:val="es-CL" w:eastAsia="es-CL"/>
          </w:rPr>
          <w:t xml:space="preserve"> </w:t>
        </w:r>
      </w:ins>
      <w:r w:rsidRPr="003E45C6">
        <w:rPr>
          <w:lang w:val="es-CL" w:eastAsia="es-CL"/>
        </w:rPr>
        <w:t>opera</w:t>
      </w:r>
      <w:del w:id="1431" w:author="Lino Acuña" w:date="2026-01-07T08:23:00Z" w16du:dateUtc="2026-01-07T11:23:00Z">
        <w:r w:rsidRPr="003E45C6" w:rsidDel="008B032F">
          <w:rPr>
            <w:lang w:val="es-CL" w:eastAsia="es-CL"/>
          </w:rPr>
          <w:delText xml:space="preserve"> </w:delText>
        </w:r>
      </w:del>
      <w:ins w:id="1432" w:author="Lino Acuña" w:date="2026-01-07T08:23:00Z" w16du:dateUtc="2026-01-07T11:23:00Z">
        <w:r w:rsidR="008B032F">
          <w:rPr>
            <w:lang w:val="es-CL" w:eastAsia="es-CL"/>
          </w:rPr>
          <w:t xml:space="preserve"> </w:t>
        </w:r>
      </w:ins>
      <w:r w:rsidRPr="003E45C6">
        <w:rPr>
          <w:lang w:val="es-CL" w:eastAsia="es-CL"/>
        </w:rPr>
        <w:t>el</w:t>
      </w:r>
      <w:del w:id="1433" w:author="Lino Acuña" w:date="2026-01-07T08:23:00Z" w16du:dateUtc="2026-01-07T11:23:00Z">
        <w:r w:rsidRPr="003E45C6" w:rsidDel="008B032F">
          <w:rPr>
            <w:lang w:val="es-CL" w:eastAsia="es-CL"/>
          </w:rPr>
          <w:delText xml:space="preserve"> </w:delText>
        </w:r>
      </w:del>
      <w:ins w:id="1434" w:author="Lino Acuña" w:date="2026-01-07T08:23:00Z" w16du:dateUtc="2026-01-07T11:23:00Z">
        <w:r w:rsidR="008B032F">
          <w:rPr>
            <w:lang w:val="es-CL" w:eastAsia="es-CL"/>
          </w:rPr>
          <w:t xml:space="preserve"> </w:t>
        </w:r>
      </w:ins>
      <w:r w:rsidRPr="003E45C6">
        <w:rPr>
          <w:lang w:val="es-CL" w:eastAsia="es-CL"/>
        </w:rPr>
        <w:t>sistema?</w:t>
      </w:r>
    </w:p>
    <w:p w14:paraId="234AC61A" w14:textId="2386C18D" w:rsidR="00894518" w:rsidRPr="00894518" w:rsidRDefault="00894518" w:rsidP="00894518">
      <w:pPr>
        <w:rPr>
          <w:sz w:val="24"/>
          <w:szCs w:val="24"/>
          <w:lang w:val="es-CL" w:eastAsia="es-CL"/>
        </w:rPr>
      </w:pPr>
      <w:r w:rsidRPr="00894518">
        <w:rPr>
          <w:sz w:val="24"/>
          <w:szCs w:val="24"/>
          <w:lang w:val="es-CL" w:eastAsia="es-CL"/>
        </w:rPr>
        <w:t>El</w:t>
      </w:r>
      <w:del w:id="1435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3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sistema</w:t>
      </w:r>
      <w:del w:id="1437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3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opera</w:t>
      </w:r>
      <w:del w:id="1439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4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en</w:t>
      </w:r>
      <w:del w:id="1441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4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dos</w:t>
      </w:r>
      <w:del w:id="1443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4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segmentos</w:t>
      </w:r>
      <w:del w:id="1445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4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interconectados:</w:t>
      </w:r>
      <w:del w:id="1447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4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el</w:t>
      </w:r>
      <w:del w:id="1449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5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espacial</w:t>
      </w:r>
      <w:del w:id="1451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5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y</w:t>
      </w:r>
      <w:del w:id="1453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5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el</w:t>
      </w:r>
      <w:del w:id="1455" w:author="Lino Acuña" w:date="2026-01-07T08:23:00Z" w16du:dateUtc="2026-01-07T11:23:00Z">
        <w:r w:rsidRPr="00894518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5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894518">
        <w:rPr>
          <w:sz w:val="24"/>
          <w:szCs w:val="24"/>
          <w:lang w:val="es-CL" w:eastAsia="es-CL"/>
        </w:rPr>
        <w:t>terrestre.</w:t>
      </w:r>
    </w:p>
    <w:p w14:paraId="069E984F" w14:textId="27D84405" w:rsidR="00894518" w:rsidRPr="003E45C6" w:rsidRDefault="00894518" w:rsidP="005B0206">
      <w:pPr>
        <w:pStyle w:val="Prrafodelista"/>
        <w:numPr>
          <w:ilvl w:val="0"/>
          <w:numId w:val="25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t>Segmento</w:t>
      </w:r>
      <w:del w:id="1457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458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Espacial:</w:t>
      </w:r>
      <w:del w:id="145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46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La</w:t>
      </w:r>
      <w:del w:id="146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6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carga</w:t>
      </w:r>
      <w:del w:id="146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6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útil</w:t>
      </w:r>
      <w:del w:id="146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6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operará</w:t>
      </w:r>
      <w:del w:id="146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6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</w:t>
      </w:r>
      <w:del w:id="146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7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bordo</w:t>
      </w:r>
      <w:del w:id="147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7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del</w:t>
      </w:r>
      <w:del w:id="147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74" w:author="Practico IDI 2" w:date="2026-01-07T10:24:00Z" w16du:dateUtc="2026-01-07T13:24:00Z">
        <w:r w:rsidR="00CA0733">
          <w:rPr>
            <w:sz w:val="24"/>
            <w:szCs w:val="24"/>
            <w:lang w:val="es-CL" w:eastAsia="es-CL"/>
          </w:rPr>
          <w:t xml:space="preserve"> satélite </w:t>
        </w:r>
        <w:proofErr w:type="spellStart"/>
        <w:r w:rsidR="00CA0733">
          <w:rPr>
            <w:sz w:val="24"/>
            <w:szCs w:val="24"/>
            <w:lang w:val="es-CL" w:eastAsia="es-CL"/>
          </w:rPr>
          <w:t>CubeSat</w:t>
        </w:r>
        <w:proofErr w:type="spellEnd"/>
        <w:r w:rsidR="00CA0733">
          <w:rPr>
            <w:sz w:val="24"/>
            <w:szCs w:val="24"/>
            <w:lang w:val="es-CL" w:eastAsia="es-CL"/>
          </w:rPr>
          <w:t xml:space="preserve"> </w:t>
        </w:r>
      </w:ins>
      <w:ins w:id="1475" w:author="Lino Acuña" w:date="2026-01-07T08:23:00Z" w16du:dateUtc="2026-01-07T11:23:00Z">
        <w:del w:id="1476" w:author="Practico IDI 2" w:date="2026-01-07T10:24:00Z" w16du:dateUtc="2026-01-07T13:24:00Z">
          <w:r w:rsidR="008B032F" w:rsidDel="00CA0733">
            <w:rPr>
              <w:sz w:val="24"/>
              <w:szCs w:val="24"/>
              <w:lang w:val="es-CL" w:eastAsia="es-CL"/>
            </w:rPr>
            <w:delText xml:space="preserve"> </w:delText>
          </w:r>
        </w:del>
      </w:ins>
      <w:del w:id="1477" w:author="Practico IDI 2" w:date="2026-01-07T10:24:00Z" w16du:dateUtc="2026-01-07T13:24:00Z">
        <w:r w:rsidRPr="003E45C6" w:rsidDel="00CA0733">
          <w:rPr>
            <w:sz w:val="24"/>
            <w:szCs w:val="24"/>
            <w:lang w:val="es-CL" w:eastAsia="es-CL"/>
          </w:rPr>
          <w:delText xml:space="preserve">SNSat-7 </w:delText>
        </w:r>
      </w:del>
      <w:ins w:id="1478" w:author="Lino Acuña" w:date="2026-01-07T08:23:00Z" w16du:dateUtc="2026-01-07T11:23:00Z">
        <w:del w:id="1479" w:author="Practico IDI 2" w:date="2026-01-07T10:24:00Z" w16du:dateUtc="2026-01-07T13:24:00Z">
          <w:r w:rsidR="008B032F" w:rsidDel="00CA0733">
            <w:rPr>
              <w:sz w:val="24"/>
              <w:szCs w:val="24"/>
              <w:lang w:val="es-CL" w:eastAsia="es-CL"/>
            </w:rPr>
            <w:delText xml:space="preserve"> </w:delText>
          </w:r>
        </w:del>
      </w:ins>
      <w:r w:rsidRPr="003E45C6">
        <w:rPr>
          <w:sz w:val="24"/>
          <w:szCs w:val="24"/>
          <w:lang w:val="es-CL" w:eastAsia="es-CL"/>
        </w:rPr>
        <w:t>en</w:t>
      </w:r>
      <w:del w:id="148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48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una</w:t>
      </w:r>
      <w:del w:id="148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48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órbita</w:t>
      </w:r>
      <w:del w:id="1484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485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terrestre</w:t>
      </w:r>
      <w:del w:id="1486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487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baja</w:t>
      </w:r>
      <w:del w:id="1488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489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(LEO)</w:t>
      </w:r>
      <w:del w:id="1490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491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a</w:t>
      </w:r>
      <w:del w:id="1492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493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aproximadamente</w:t>
      </w:r>
      <w:del w:id="1494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495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650</w:t>
      </w:r>
      <w:del w:id="1496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497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km</w:t>
      </w:r>
      <w:del w:id="149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49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150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0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altitud.</w:t>
      </w:r>
      <w:del w:id="150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0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Esta</w:t>
      </w:r>
      <w:del w:id="150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0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órbita</w:t>
      </w:r>
      <w:del w:id="150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0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está</w:t>
      </w:r>
      <w:del w:id="150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0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diseñada</w:t>
      </w:r>
      <w:del w:id="151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1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para</w:t>
      </w:r>
      <w:del w:id="151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1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proveer</w:t>
      </w:r>
      <w:del w:id="151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1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una</w:t>
      </w:r>
      <w:del w:id="151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1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cobertura</w:t>
      </w:r>
      <w:del w:id="151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1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recurrente</w:t>
      </w:r>
      <w:del w:id="152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2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sobre</w:t>
      </w:r>
      <w:del w:id="152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2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el</w:t>
      </w:r>
      <w:del w:id="152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2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territorio</w:t>
      </w:r>
      <w:del w:id="152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2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nacional.</w:t>
      </w:r>
    </w:p>
    <w:p w14:paraId="0D45BF68" w14:textId="717E065F" w:rsidR="00894518" w:rsidRPr="003E45C6" w:rsidRDefault="00894518" w:rsidP="005B0206">
      <w:pPr>
        <w:pStyle w:val="Prrafodelista"/>
        <w:numPr>
          <w:ilvl w:val="0"/>
          <w:numId w:val="25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t>Segmento</w:t>
      </w:r>
      <w:del w:id="1528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529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Terrestre</w:t>
      </w:r>
      <w:del w:id="1530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531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y</w:t>
      </w:r>
      <w:del w:id="1532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533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Cobertura:</w:t>
      </w:r>
      <w:del w:id="153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53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El</w:t>
      </w:r>
      <w:del w:id="153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3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servicio</w:t>
      </w:r>
      <w:del w:id="153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3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está</w:t>
      </w:r>
      <w:del w:id="154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4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diseñado</w:t>
      </w:r>
      <w:del w:id="154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4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para</w:t>
      </w:r>
      <w:del w:id="154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4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cubrir</w:t>
      </w:r>
      <w:del w:id="154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4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la</w:t>
      </w:r>
      <w:del w:id="154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4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totalidad</w:t>
      </w:r>
      <w:del w:id="155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5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del</w:t>
      </w:r>
      <w:del w:id="155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5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territorio</w:t>
      </w:r>
      <w:del w:id="155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5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chileno,</w:t>
      </w:r>
      <w:del w:id="155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5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incluyendo:</w:t>
      </w:r>
    </w:p>
    <w:p w14:paraId="47CCAECE" w14:textId="0AC75031" w:rsidR="00894518" w:rsidRPr="003E45C6" w:rsidRDefault="00894518" w:rsidP="005B0206">
      <w:pPr>
        <w:pStyle w:val="Prrafodelista"/>
        <w:numPr>
          <w:ilvl w:val="1"/>
          <w:numId w:val="25"/>
        </w:numPr>
        <w:rPr>
          <w:sz w:val="24"/>
          <w:szCs w:val="24"/>
          <w:lang w:val="es-CL" w:eastAsia="es-CL"/>
        </w:rPr>
      </w:pPr>
      <w:r w:rsidRPr="003E45C6">
        <w:rPr>
          <w:sz w:val="24"/>
          <w:szCs w:val="24"/>
          <w:lang w:val="es-CL" w:eastAsia="es-CL"/>
        </w:rPr>
        <w:t>Territorio</w:t>
      </w:r>
      <w:del w:id="155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5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continental.</w:t>
      </w:r>
    </w:p>
    <w:p w14:paraId="125AED41" w14:textId="54B83201" w:rsidR="00894518" w:rsidRPr="003E45C6" w:rsidRDefault="00894518" w:rsidP="005B0206">
      <w:pPr>
        <w:pStyle w:val="Prrafodelista"/>
        <w:numPr>
          <w:ilvl w:val="1"/>
          <w:numId w:val="25"/>
        </w:numPr>
        <w:rPr>
          <w:sz w:val="24"/>
          <w:szCs w:val="24"/>
          <w:lang w:val="es-CL" w:eastAsia="es-CL"/>
        </w:rPr>
      </w:pPr>
      <w:r w:rsidRPr="003E45C6">
        <w:rPr>
          <w:sz w:val="24"/>
          <w:szCs w:val="24"/>
          <w:lang w:val="es-CL" w:eastAsia="es-CL"/>
        </w:rPr>
        <w:t>Zonas</w:t>
      </w:r>
      <w:del w:id="156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6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extremas,</w:t>
      </w:r>
      <w:del w:id="156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6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como</w:t>
      </w:r>
      <w:del w:id="156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6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las</w:t>
      </w:r>
      <w:del w:id="156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6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regiones</w:t>
      </w:r>
      <w:del w:id="156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6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157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7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Antofagasta</w:t>
      </w:r>
      <w:del w:id="157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7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y</w:t>
      </w:r>
      <w:del w:id="157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7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Magallanes.</w:t>
      </w:r>
    </w:p>
    <w:p w14:paraId="25EB14D4" w14:textId="2F3C7D33" w:rsidR="00894518" w:rsidRDefault="005B0206" w:rsidP="005B0206">
      <w:pPr>
        <w:pStyle w:val="Prrafodelista"/>
        <w:numPr>
          <w:ilvl w:val="1"/>
          <w:numId w:val="25"/>
        </w:numPr>
        <w:rPr>
          <w:sz w:val="24"/>
          <w:szCs w:val="24"/>
          <w:lang w:val="es-CL" w:eastAsia="es-CL"/>
        </w:rPr>
      </w:pPr>
      <w:r w:rsidRPr="003E45C6">
        <w:rPr>
          <w:sz w:val="24"/>
          <w:szCs w:val="24"/>
          <w:lang w:val="es-CL" w:eastAsia="es-CL"/>
        </w:rPr>
        <w:t>T</w:t>
      </w:r>
      <w:r w:rsidR="00894518" w:rsidRPr="003E45C6">
        <w:rPr>
          <w:sz w:val="24"/>
          <w:szCs w:val="24"/>
          <w:lang w:val="es-CL" w:eastAsia="es-CL"/>
        </w:rPr>
        <w:t>erritorio</w:t>
      </w:r>
      <w:del w:id="1576" w:author="Lino Acuña" w:date="2026-01-07T08:23:00Z" w16du:dateUtc="2026-01-07T11:23:00Z">
        <w:r w:rsidR="00894518"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7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="00894518" w:rsidRPr="003E45C6">
        <w:rPr>
          <w:sz w:val="24"/>
          <w:szCs w:val="24"/>
          <w:lang w:val="es-CL" w:eastAsia="es-CL"/>
        </w:rPr>
        <w:t>antártico</w:t>
      </w:r>
      <w:del w:id="1578" w:author="Lino Acuña" w:date="2026-01-07T08:23:00Z" w16du:dateUtc="2026-01-07T11:23:00Z">
        <w:r w:rsidR="00894518"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7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="00894518" w:rsidRPr="003E45C6">
        <w:rPr>
          <w:sz w:val="24"/>
          <w:szCs w:val="24"/>
          <w:lang w:val="es-CL" w:eastAsia="es-CL"/>
        </w:rPr>
        <w:t>chileno.</w:t>
      </w:r>
    </w:p>
    <w:p w14:paraId="7816D9E9" w14:textId="3E9BCB7E" w:rsidR="00235F17" w:rsidRPr="003E45C6" w:rsidRDefault="00235F17" w:rsidP="005B0206">
      <w:pPr>
        <w:pStyle w:val="Prrafodelista"/>
        <w:numPr>
          <w:ilvl w:val="1"/>
          <w:numId w:val="25"/>
        </w:numPr>
        <w:rPr>
          <w:sz w:val="24"/>
          <w:szCs w:val="24"/>
          <w:lang w:val="es-CL" w:eastAsia="es-CL"/>
        </w:rPr>
      </w:pPr>
      <w:r>
        <w:rPr>
          <w:sz w:val="24"/>
          <w:szCs w:val="24"/>
          <w:lang w:val="es-CL" w:eastAsia="es-CL"/>
        </w:rPr>
        <w:t>Territorio</w:t>
      </w:r>
      <w:del w:id="1580" w:author="Lino Acuña" w:date="2026-01-07T08:23:00Z" w16du:dateUtc="2026-01-07T11:23:00Z">
        <w:r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8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>
        <w:rPr>
          <w:sz w:val="24"/>
          <w:szCs w:val="24"/>
          <w:lang w:val="es-CL" w:eastAsia="es-CL"/>
        </w:rPr>
        <w:t>polinésico.</w:t>
      </w:r>
    </w:p>
    <w:p w14:paraId="026D78EA" w14:textId="77777777" w:rsidR="00894518" w:rsidRPr="003E45C6" w:rsidRDefault="00894518" w:rsidP="00894518">
      <w:pPr>
        <w:rPr>
          <w:lang w:val="es-CL" w:eastAsia="es-CL"/>
        </w:rPr>
      </w:pPr>
    </w:p>
    <w:p w14:paraId="73231936" w14:textId="4EDDBC5A" w:rsidR="00894518" w:rsidRPr="003E45C6" w:rsidRDefault="00656690" w:rsidP="00656690">
      <w:pPr>
        <w:pStyle w:val="Ttulo2"/>
        <w:rPr>
          <w:lang w:val="es-CL"/>
        </w:rPr>
      </w:pPr>
      <w:del w:id="1582" w:author="Practico IDI 2" w:date="2026-01-07T09:50:00Z" w16du:dateUtc="2026-01-07T12:50:00Z">
        <w:r w:rsidRPr="003E45C6" w:rsidDel="001A6C04">
          <w:rPr>
            <w:lang w:val="es-CL"/>
          </w:rPr>
          <w:delText>WHEN</w:delText>
        </w:r>
      </w:del>
      <w:del w:id="1583" w:author="Lino Acuña" w:date="2026-01-07T08:23:00Z" w16du:dateUtc="2026-01-07T11:23:00Z">
        <w:r w:rsidRPr="003E45C6" w:rsidDel="008B032F">
          <w:rPr>
            <w:lang w:val="es-CL"/>
          </w:rPr>
          <w:delText xml:space="preserve"> </w:delText>
        </w:r>
      </w:del>
      <w:ins w:id="1584" w:author="Lino Acuña" w:date="2026-01-07T08:23:00Z" w16du:dateUtc="2026-01-07T11:23:00Z">
        <w:del w:id="1585" w:author="Practico IDI 2" w:date="2026-01-07T09:50:00Z" w16du:dateUtc="2026-01-07T12:50:00Z">
          <w:r w:rsidR="008B032F" w:rsidDel="001A6C04">
            <w:rPr>
              <w:lang w:val="es-CL"/>
            </w:rPr>
            <w:delText xml:space="preserve"> </w:delText>
          </w:r>
        </w:del>
      </w:ins>
      <w:r w:rsidRPr="003E45C6">
        <w:rPr>
          <w:lang w:val="es-CL"/>
        </w:rPr>
        <w:t>¿Cuándo</w:t>
      </w:r>
      <w:del w:id="1586" w:author="Lino Acuña" w:date="2026-01-07T08:23:00Z" w16du:dateUtc="2026-01-07T11:23:00Z">
        <w:r w:rsidRPr="003E45C6" w:rsidDel="008B032F">
          <w:rPr>
            <w:lang w:val="es-CL"/>
          </w:rPr>
          <w:delText xml:space="preserve"> </w:delText>
        </w:r>
      </w:del>
      <w:ins w:id="1587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3E45C6">
        <w:rPr>
          <w:lang w:val="es-CL"/>
        </w:rPr>
        <w:t>opera?</w:t>
      </w:r>
    </w:p>
    <w:p w14:paraId="18DDE3BD" w14:textId="40BCEF0B" w:rsidR="00656690" w:rsidRPr="00656690" w:rsidRDefault="00656690" w:rsidP="00656690">
      <w:pPr>
        <w:spacing w:line="300" w:lineRule="atLeast"/>
        <w:rPr>
          <w:sz w:val="21"/>
          <w:szCs w:val="21"/>
          <w:lang w:val="es-CL" w:eastAsia="es-CL"/>
        </w:rPr>
      </w:pPr>
      <w:r w:rsidRPr="00656690">
        <w:rPr>
          <w:b/>
          <w:bCs/>
          <w:sz w:val="21"/>
          <w:szCs w:val="21"/>
          <w:lang w:val="es-CL" w:eastAsia="es-CL"/>
        </w:rPr>
        <w:t>Fases</w:t>
      </w:r>
      <w:del w:id="1588" w:author="Lino Acuña" w:date="2026-01-07T08:23:00Z" w16du:dateUtc="2026-01-07T11:23:00Z">
        <w:r w:rsidRPr="00656690" w:rsidDel="008B032F">
          <w:rPr>
            <w:b/>
            <w:bCs/>
            <w:sz w:val="21"/>
            <w:szCs w:val="21"/>
            <w:lang w:val="es-CL" w:eastAsia="es-CL"/>
          </w:rPr>
          <w:delText xml:space="preserve"> </w:delText>
        </w:r>
      </w:del>
      <w:ins w:id="1589" w:author="Lino Acuña" w:date="2026-01-07T08:23:00Z" w16du:dateUtc="2026-01-07T11:23:00Z">
        <w:r w:rsidR="008B032F">
          <w:rPr>
            <w:b/>
            <w:bCs/>
            <w:sz w:val="21"/>
            <w:szCs w:val="21"/>
            <w:lang w:val="es-CL" w:eastAsia="es-CL"/>
          </w:rPr>
          <w:t xml:space="preserve"> </w:t>
        </w:r>
      </w:ins>
      <w:r w:rsidRPr="00656690">
        <w:rPr>
          <w:b/>
          <w:bCs/>
          <w:sz w:val="21"/>
          <w:szCs w:val="21"/>
          <w:lang w:val="es-CL" w:eastAsia="es-CL"/>
        </w:rPr>
        <w:t>del</w:t>
      </w:r>
      <w:del w:id="1590" w:author="Lino Acuña" w:date="2026-01-07T08:23:00Z" w16du:dateUtc="2026-01-07T11:23:00Z">
        <w:r w:rsidRPr="00656690" w:rsidDel="008B032F">
          <w:rPr>
            <w:b/>
            <w:bCs/>
            <w:sz w:val="21"/>
            <w:szCs w:val="21"/>
            <w:lang w:val="es-CL" w:eastAsia="es-CL"/>
          </w:rPr>
          <w:delText xml:space="preserve"> </w:delText>
        </w:r>
      </w:del>
      <w:ins w:id="1591" w:author="Lino Acuña" w:date="2026-01-07T08:23:00Z" w16du:dateUtc="2026-01-07T11:23:00Z">
        <w:r w:rsidR="008B032F">
          <w:rPr>
            <w:b/>
            <w:bCs/>
            <w:sz w:val="21"/>
            <w:szCs w:val="21"/>
            <w:lang w:val="es-CL" w:eastAsia="es-CL"/>
          </w:rPr>
          <w:t xml:space="preserve"> </w:t>
        </w:r>
      </w:ins>
      <w:r w:rsidRPr="00656690">
        <w:rPr>
          <w:b/>
          <w:bCs/>
          <w:sz w:val="21"/>
          <w:szCs w:val="21"/>
          <w:lang w:val="es-CL" w:eastAsia="es-CL"/>
        </w:rPr>
        <w:t>Proyecto</w:t>
      </w:r>
    </w:p>
    <w:p w14:paraId="1376883A" w14:textId="440DEDC0" w:rsidR="00656690" w:rsidRPr="00656690" w:rsidRDefault="00656690" w:rsidP="00656690">
      <w:pPr>
        <w:rPr>
          <w:sz w:val="24"/>
          <w:szCs w:val="24"/>
          <w:lang w:val="es-CL" w:eastAsia="es-CL"/>
        </w:rPr>
      </w:pPr>
      <w:r w:rsidRPr="00656690">
        <w:rPr>
          <w:sz w:val="24"/>
          <w:szCs w:val="24"/>
          <w:lang w:val="es-CL" w:eastAsia="es-CL"/>
        </w:rPr>
        <w:t>El</w:t>
      </w:r>
      <w:del w:id="1592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9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cronograma</w:t>
      </w:r>
      <w:del w:id="1594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9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de</w:t>
      </w:r>
      <w:del w:id="1596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9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desarrollo</w:t>
      </w:r>
      <w:del w:id="1598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59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de</w:t>
      </w:r>
      <w:del w:id="1600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0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la</w:t>
      </w:r>
      <w:del w:id="1602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0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carga</w:t>
      </w:r>
      <w:del w:id="1604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0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útil</w:t>
      </w:r>
      <w:del w:id="1606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0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se</w:t>
      </w:r>
      <w:del w:id="1608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0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estructura</w:t>
      </w:r>
      <w:del w:id="1610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1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de</w:t>
      </w:r>
      <w:del w:id="1612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1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la</w:t>
      </w:r>
      <w:del w:id="1614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1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siguiente</w:t>
      </w:r>
      <w:del w:id="1616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1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manera:</w:t>
      </w:r>
    </w:p>
    <w:p w14:paraId="4554E63F" w14:textId="2A1F1C57" w:rsidR="00656690" w:rsidRPr="003E45C6" w:rsidRDefault="00656690" w:rsidP="005B0206">
      <w:pPr>
        <w:pStyle w:val="Prrafodelista"/>
        <w:numPr>
          <w:ilvl w:val="0"/>
          <w:numId w:val="26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t>2026</w:t>
      </w:r>
      <w:r w:rsidR="00EF45BF">
        <w:rPr>
          <w:b/>
          <w:bCs/>
          <w:sz w:val="24"/>
          <w:szCs w:val="24"/>
          <w:lang w:val="es-CL" w:eastAsia="es-CL"/>
        </w:rPr>
        <w:t>-01</w:t>
      </w:r>
      <w:r w:rsidRPr="003E45C6">
        <w:rPr>
          <w:b/>
          <w:bCs/>
          <w:sz w:val="24"/>
          <w:szCs w:val="24"/>
          <w:lang w:val="es-CL" w:eastAsia="es-CL"/>
        </w:rPr>
        <w:t>:</w:t>
      </w:r>
      <w:del w:id="161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61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Fase</w:t>
      </w:r>
      <w:del w:id="162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2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162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2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diseño</w:t>
      </w:r>
      <w:del w:id="162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2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preliminar.</w:t>
      </w:r>
    </w:p>
    <w:p w14:paraId="6511DC2C" w14:textId="1A9149D8" w:rsidR="00656690" w:rsidRPr="003E45C6" w:rsidRDefault="00656690" w:rsidP="005B0206">
      <w:pPr>
        <w:pStyle w:val="Prrafodelista"/>
        <w:numPr>
          <w:ilvl w:val="0"/>
          <w:numId w:val="26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t>2026–2028:</w:t>
      </w:r>
      <w:del w:id="162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62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Fase</w:t>
      </w:r>
      <w:del w:id="162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2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163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3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diseño</w:t>
      </w:r>
      <w:del w:id="163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3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detallado,</w:t>
      </w:r>
      <w:del w:id="163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3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integración</w:t>
      </w:r>
      <w:del w:id="163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3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163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3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componentes</w:t>
      </w:r>
      <w:del w:id="164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4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y</w:t>
      </w:r>
      <w:del w:id="164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4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pruebas</w:t>
      </w:r>
      <w:del w:id="164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4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funcionales</w:t>
      </w:r>
      <w:del w:id="164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4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y</w:t>
      </w:r>
      <w:del w:id="164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4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ambientales.</w:t>
      </w:r>
    </w:p>
    <w:p w14:paraId="7938634A" w14:textId="408F1947" w:rsidR="00656690" w:rsidRPr="00656690" w:rsidRDefault="00656690" w:rsidP="00656690">
      <w:pPr>
        <w:spacing w:line="300" w:lineRule="atLeast"/>
        <w:rPr>
          <w:sz w:val="21"/>
          <w:szCs w:val="21"/>
          <w:lang w:val="es-CL" w:eastAsia="es-CL"/>
        </w:rPr>
      </w:pPr>
      <w:r w:rsidRPr="00656690">
        <w:rPr>
          <w:b/>
          <w:bCs/>
          <w:sz w:val="21"/>
          <w:szCs w:val="21"/>
          <w:lang w:val="es-CL" w:eastAsia="es-CL"/>
        </w:rPr>
        <w:t>Marco</w:t>
      </w:r>
      <w:del w:id="1650" w:author="Lino Acuña" w:date="2026-01-07T08:23:00Z" w16du:dateUtc="2026-01-07T11:23:00Z">
        <w:r w:rsidRPr="00656690" w:rsidDel="008B032F">
          <w:rPr>
            <w:b/>
            <w:bCs/>
            <w:sz w:val="21"/>
            <w:szCs w:val="21"/>
            <w:lang w:val="es-CL" w:eastAsia="es-CL"/>
          </w:rPr>
          <w:delText xml:space="preserve"> </w:delText>
        </w:r>
      </w:del>
      <w:ins w:id="1651" w:author="Lino Acuña" w:date="2026-01-07T08:23:00Z" w16du:dateUtc="2026-01-07T11:23:00Z">
        <w:r w:rsidR="008B032F">
          <w:rPr>
            <w:b/>
            <w:bCs/>
            <w:sz w:val="21"/>
            <w:szCs w:val="21"/>
            <w:lang w:val="es-CL" w:eastAsia="es-CL"/>
          </w:rPr>
          <w:t xml:space="preserve"> </w:t>
        </w:r>
      </w:ins>
      <w:r w:rsidRPr="00656690">
        <w:rPr>
          <w:b/>
          <w:bCs/>
          <w:sz w:val="21"/>
          <w:szCs w:val="21"/>
          <w:lang w:val="es-CL" w:eastAsia="es-CL"/>
        </w:rPr>
        <w:t>de</w:t>
      </w:r>
      <w:del w:id="1652" w:author="Lino Acuña" w:date="2026-01-07T08:23:00Z" w16du:dateUtc="2026-01-07T11:23:00Z">
        <w:r w:rsidRPr="00656690" w:rsidDel="008B032F">
          <w:rPr>
            <w:b/>
            <w:bCs/>
            <w:sz w:val="21"/>
            <w:szCs w:val="21"/>
            <w:lang w:val="es-CL" w:eastAsia="es-CL"/>
          </w:rPr>
          <w:delText xml:space="preserve"> </w:delText>
        </w:r>
      </w:del>
      <w:ins w:id="1653" w:author="Lino Acuña" w:date="2026-01-07T08:23:00Z" w16du:dateUtc="2026-01-07T11:23:00Z">
        <w:r w:rsidR="008B032F">
          <w:rPr>
            <w:b/>
            <w:bCs/>
            <w:sz w:val="21"/>
            <w:szCs w:val="21"/>
            <w:lang w:val="es-CL" w:eastAsia="es-CL"/>
          </w:rPr>
          <w:t xml:space="preserve"> </w:t>
        </w:r>
      </w:ins>
      <w:r w:rsidRPr="00656690">
        <w:rPr>
          <w:b/>
          <w:bCs/>
          <w:sz w:val="21"/>
          <w:szCs w:val="21"/>
          <w:lang w:val="es-CL" w:eastAsia="es-CL"/>
        </w:rPr>
        <w:t>Operación</w:t>
      </w:r>
    </w:p>
    <w:p w14:paraId="03460FE3" w14:textId="37B3C2AA" w:rsidR="00656690" w:rsidRPr="00656690" w:rsidRDefault="00656690" w:rsidP="00656690">
      <w:pPr>
        <w:rPr>
          <w:sz w:val="24"/>
          <w:szCs w:val="24"/>
          <w:lang w:val="es-CL" w:eastAsia="es-CL"/>
        </w:rPr>
      </w:pPr>
      <w:r w:rsidRPr="00656690">
        <w:rPr>
          <w:sz w:val="24"/>
          <w:szCs w:val="24"/>
          <w:lang w:val="es-CL" w:eastAsia="es-CL"/>
        </w:rPr>
        <w:t>Una</w:t>
      </w:r>
      <w:del w:id="1654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5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vez</w:t>
      </w:r>
      <w:del w:id="1656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5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en</w:t>
      </w:r>
      <w:del w:id="1658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5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órbita,</w:t>
      </w:r>
      <w:del w:id="1660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6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el</w:t>
      </w:r>
      <w:del w:id="1662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6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sistema</w:t>
      </w:r>
      <w:del w:id="1664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6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operará</w:t>
      </w:r>
      <w:del w:id="1666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6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bajo</w:t>
      </w:r>
      <w:del w:id="1668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6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el</w:t>
      </w:r>
      <w:del w:id="1670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7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siguiente</w:t>
      </w:r>
      <w:del w:id="1672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7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marco</w:t>
      </w:r>
      <w:del w:id="1674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7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temporal:</w:t>
      </w:r>
    </w:p>
    <w:p w14:paraId="31DC30A3" w14:textId="369151B7" w:rsidR="00656690" w:rsidRPr="003E45C6" w:rsidRDefault="00656690" w:rsidP="005B0206">
      <w:pPr>
        <w:pStyle w:val="Prrafodelista"/>
        <w:numPr>
          <w:ilvl w:val="0"/>
          <w:numId w:val="27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t>Vida</w:t>
      </w:r>
      <w:del w:id="1676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677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útil:</w:t>
      </w:r>
      <w:del w:id="167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67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Se</w:t>
      </w:r>
      <w:del w:id="168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8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proyecta</w:t>
      </w:r>
      <w:del w:id="168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8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una</w:t>
      </w:r>
      <w:del w:id="168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8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operación</w:t>
      </w:r>
      <w:del w:id="168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8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continua</w:t>
      </w:r>
      <w:del w:id="168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8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durante</w:t>
      </w:r>
      <w:del w:id="169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69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los</w:t>
      </w:r>
      <w:del w:id="169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69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5</w:t>
      </w:r>
      <w:del w:id="1694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695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años</w:t>
      </w:r>
      <w:del w:id="1696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697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de</w:t>
      </w:r>
      <w:del w:id="1698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699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vida</w:t>
      </w:r>
      <w:del w:id="1700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701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útil</w:t>
      </w:r>
      <w:del w:id="170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703" w:author="Practico IDI 2" w:date="2026-01-07T10:24:00Z" w16du:dateUtc="2026-01-07T13:24:00Z">
        <w:r w:rsidR="00CA0733">
          <w:rPr>
            <w:sz w:val="24"/>
            <w:szCs w:val="24"/>
            <w:lang w:val="es-CL" w:eastAsia="es-CL"/>
          </w:rPr>
          <w:t>.</w:t>
        </w:r>
      </w:ins>
      <w:ins w:id="1704" w:author="Lino Acuña" w:date="2026-01-07T08:23:00Z" w16du:dateUtc="2026-01-07T11:23:00Z">
        <w:del w:id="1705" w:author="Practico IDI 2" w:date="2026-01-07T10:24:00Z" w16du:dateUtc="2026-01-07T13:24:00Z">
          <w:r w:rsidR="008B032F" w:rsidDel="00CA0733">
            <w:rPr>
              <w:sz w:val="24"/>
              <w:szCs w:val="24"/>
              <w:lang w:val="es-CL" w:eastAsia="es-CL"/>
            </w:rPr>
            <w:delText xml:space="preserve"> </w:delText>
          </w:r>
        </w:del>
      </w:ins>
      <w:del w:id="1706" w:author="Practico IDI 2" w:date="2026-01-07T10:24:00Z" w16du:dateUtc="2026-01-07T13:24:00Z">
        <w:r w:rsidRPr="003E45C6" w:rsidDel="00CA0733">
          <w:rPr>
            <w:sz w:val="24"/>
            <w:szCs w:val="24"/>
            <w:lang w:val="es-CL" w:eastAsia="es-CL"/>
          </w:rPr>
          <w:delText xml:space="preserve">del </w:delText>
        </w:r>
      </w:del>
      <w:ins w:id="1707" w:author="Lino Acuña" w:date="2026-01-07T08:23:00Z" w16du:dateUtc="2026-01-07T11:23:00Z">
        <w:del w:id="1708" w:author="Practico IDI 2" w:date="2026-01-07T10:24:00Z" w16du:dateUtc="2026-01-07T13:24:00Z">
          <w:r w:rsidR="008B032F" w:rsidDel="00CA0733">
            <w:rPr>
              <w:sz w:val="24"/>
              <w:szCs w:val="24"/>
              <w:lang w:val="es-CL" w:eastAsia="es-CL"/>
            </w:rPr>
            <w:delText xml:space="preserve"> </w:delText>
          </w:r>
        </w:del>
      </w:ins>
      <w:del w:id="1709" w:author="Practico IDI 2" w:date="2026-01-07T10:24:00Z" w16du:dateUtc="2026-01-07T13:24:00Z">
        <w:r w:rsidRPr="003E45C6" w:rsidDel="00CA0733">
          <w:rPr>
            <w:sz w:val="24"/>
            <w:szCs w:val="24"/>
            <w:lang w:val="es-CL" w:eastAsia="es-CL"/>
          </w:rPr>
          <w:delText xml:space="preserve">satélite </w:delText>
        </w:r>
      </w:del>
      <w:ins w:id="1710" w:author="Lino Acuña" w:date="2026-01-07T08:23:00Z" w16du:dateUtc="2026-01-07T11:23:00Z">
        <w:del w:id="1711" w:author="Practico IDI 2" w:date="2026-01-07T10:24:00Z" w16du:dateUtc="2026-01-07T13:24:00Z">
          <w:r w:rsidR="008B032F" w:rsidDel="00CA0733">
            <w:rPr>
              <w:sz w:val="24"/>
              <w:szCs w:val="24"/>
              <w:lang w:val="es-CL" w:eastAsia="es-CL"/>
            </w:rPr>
            <w:delText xml:space="preserve"> </w:delText>
          </w:r>
        </w:del>
      </w:ins>
      <w:del w:id="1712" w:author="Practico IDI 2" w:date="2026-01-07T10:24:00Z" w16du:dateUtc="2026-01-07T13:24:00Z">
        <w:r w:rsidRPr="003E45C6" w:rsidDel="00CA0733">
          <w:rPr>
            <w:sz w:val="24"/>
            <w:szCs w:val="24"/>
            <w:lang w:val="es-CL" w:eastAsia="es-CL"/>
          </w:rPr>
          <w:delText>SNSat-7.</w:delText>
        </w:r>
      </w:del>
    </w:p>
    <w:p w14:paraId="6742A765" w14:textId="349A87D1" w:rsidR="00656690" w:rsidRPr="003E45C6" w:rsidRDefault="00656690" w:rsidP="005B0206">
      <w:pPr>
        <w:pStyle w:val="Prrafodelista"/>
        <w:numPr>
          <w:ilvl w:val="0"/>
          <w:numId w:val="27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t>Ventanas</w:t>
      </w:r>
      <w:del w:id="1713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714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de</w:t>
      </w:r>
      <w:del w:id="1715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716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comunicación:</w:t>
      </w:r>
      <w:del w:id="171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71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La</w:t>
      </w:r>
      <w:del w:id="171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72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órbita</w:t>
      </w:r>
      <w:del w:id="172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72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LEO</w:t>
      </w:r>
      <w:del w:id="172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72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proporcionará</w:t>
      </w:r>
      <w:del w:id="172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72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="00EF45BF">
        <w:rPr>
          <w:b/>
          <w:bCs/>
          <w:sz w:val="24"/>
          <w:szCs w:val="24"/>
          <w:lang w:val="es-CL" w:eastAsia="es-CL"/>
        </w:rPr>
        <w:t>4</w:t>
      </w:r>
      <w:del w:id="1727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728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pasadas</w:t>
      </w:r>
      <w:del w:id="1729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730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cada</w:t>
      </w:r>
      <w:del w:id="1731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732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día</w:t>
      </w:r>
      <w:del w:id="173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73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sobre</w:t>
      </w:r>
      <w:del w:id="173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73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el</w:t>
      </w:r>
      <w:del w:id="173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73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territorio</w:t>
      </w:r>
      <w:del w:id="173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74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nacional,</w:t>
      </w:r>
      <w:del w:id="174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74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con</w:t>
      </w:r>
      <w:del w:id="174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74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ventanas</w:t>
      </w:r>
      <w:del w:id="1745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746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de</w:t>
      </w:r>
      <w:del w:id="1747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748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contacto</w:t>
      </w:r>
      <w:del w:id="1749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750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del</w:t>
      </w:r>
      <w:del w:id="1751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752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orden</w:t>
      </w:r>
      <w:del w:id="1753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754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de</w:t>
      </w:r>
      <w:del w:id="1755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756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10</w:t>
      </w:r>
      <w:del w:id="1757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758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minutos</w:t>
      </w:r>
      <w:del w:id="1759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760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por</w:t>
      </w:r>
      <w:del w:id="1761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762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pasada</w:t>
      </w:r>
      <w:r w:rsidRPr="003E45C6">
        <w:rPr>
          <w:sz w:val="24"/>
          <w:szCs w:val="24"/>
          <w:lang w:val="es-CL" w:eastAsia="es-CL"/>
        </w:rPr>
        <w:t>.</w:t>
      </w:r>
    </w:p>
    <w:p w14:paraId="3099D31B" w14:textId="39220F6B" w:rsidR="00656690" w:rsidRPr="003E45C6" w:rsidRDefault="00656690" w:rsidP="00656690">
      <w:pPr>
        <w:pStyle w:val="Ttulo2"/>
        <w:rPr>
          <w:lang w:val="es-CL"/>
        </w:rPr>
      </w:pPr>
      <w:del w:id="1763" w:author="Practico IDI 2" w:date="2026-01-07T09:50:00Z" w16du:dateUtc="2026-01-07T12:50:00Z">
        <w:r w:rsidRPr="003E45C6" w:rsidDel="001A6C04">
          <w:rPr>
            <w:lang w:val="es-CL"/>
          </w:rPr>
          <w:delText>HOW</w:delText>
        </w:r>
      </w:del>
      <w:del w:id="1764" w:author="Lino Acuña" w:date="2026-01-07T08:23:00Z" w16du:dateUtc="2026-01-07T11:23:00Z">
        <w:r w:rsidRPr="003E45C6" w:rsidDel="008B032F">
          <w:rPr>
            <w:lang w:val="es-CL"/>
          </w:rPr>
          <w:delText xml:space="preserve"> </w:delText>
        </w:r>
      </w:del>
      <w:ins w:id="1765" w:author="Lino Acuña" w:date="2026-01-07T08:23:00Z" w16du:dateUtc="2026-01-07T11:23:00Z">
        <w:del w:id="1766" w:author="Practico IDI 2" w:date="2026-01-07T09:50:00Z" w16du:dateUtc="2026-01-07T12:50:00Z">
          <w:r w:rsidR="008B032F" w:rsidDel="001A6C04">
            <w:rPr>
              <w:lang w:val="es-CL"/>
            </w:rPr>
            <w:delText xml:space="preserve"> </w:delText>
          </w:r>
        </w:del>
      </w:ins>
      <w:r w:rsidRPr="003E45C6">
        <w:rPr>
          <w:lang w:val="es-CL"/>
        </w:rPr>
        <w:t>¿Cómo</w:t>
      </w:r>
      <w:del w:id="1767" w:author="Lino Acuña" w:date="2026-01-07T08:23:00Z" w16du:dateUtc="2026-01-07T11:23:00Z">
        <w:r w:rsidRPr="003E45C6" w:rsidDel="008B032F">
          <w:rPr>
            <w:lang w:val="es-CL"/>
          </w:rPr>
          <w:delText xml:space="preserve"> </w:delText>
        </w:r>
      </w:del>
      <w:ins w:id="1768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3E45C6">
        <w:rPr>
          <w:lang w:val="es-CL"/>
        </w:rPr>
        <w:t>opera</w:t>
      </w:r>
      <w:del w:id="1769" w:author="Lino Acuña" w:date="2026-01-07T08:23:00Z" w16du:dateUtc="2026-01-07T11:23:00Z">
        <w:r w:rsidRPr="003E45C6" w:rsidDel="008B032F">
          <w:rPr>
            <w:lang w:val="es-CL"/>
          </w:rPr>
          <w:delText xml:space="preserve"> </w:delText>
        </w:r>
      </w:del>
      <w:ins w:id="1770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3E45C6">
        <w:rPr>
          <w:lang w:val="es-CL"/>
        </w:rPr>
        <w:t>el</w:t>
      </w:r>
      <w:del w:id="1771" w:author="Lino Acuña" w:date="2026-01-07T08:23:00Z" w16du:dateUtc="2026-01-07T11:23:00Z">
        <w:r w:rsidRPr="003E45C6" w:rsidDel="008B032F">
          <w:rPr>
            <w:lang w:val="es-CL"/>
          </w:rPr>
          <w:delText xml:space="preserve"> </w:delText>
        </w:r>
      </w:del>
      <w:ins w:id="1772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3E45C6">
        <w:rPr>
          <w:lang w:val="es-CL"/>
        </w:rPr>
        <w:t>sistema?</w:t>
      </w:r>
    </w:p>
    <w:p w14:paraId="4A761422" w14:textId="03A18E39" w:rsidR="00656690" w:rsidRPr="00656690" w:rsidRDefault="00656690" w:rsidP="00656690">
      <w:pPr>
        <w:rPr>
          <w:sz w:val="24"/>
          <w:szCs w:val="24"/>
          <w:lang w:val="es-CL" w:eastAsia="es-CL"/>
        </w:rPr>
      </w:pPr>
      <w:r w:rsidRPr="00656690">
        <w:rPr>
          <w:sz w:val="24"/>
          <w:szCs w:val="24"/>
          <w:lang w:val="es-CL" w:eastAsia="es-CL"/>
        </w:rPr>
        <w:t>El</w:t>
      </w:r>
      <w:del w:id="1773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77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flujo</w:t>
      </w:r>
      <w:del w:id="1775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77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operativo</w:t>
      </w:r>
      <w:del w:id="1777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77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describe</w:t>
      </w:r>
      <w:del w:id="1779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78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la</w:t>
      </w:r>
      <w:del w:id="1781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78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secuencia</w:t>
      </w:r>
      <w:del w:id="1783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78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completa</w:t>
      </w:r>
      <w:del w:id="1785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78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de</w:t>
      </w:r>
      <w:del w:id="1787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78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una</w:t>
      </w:r>
      <w:del w:id="1789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79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comunicación</w:t>
      </w:r>
      <w:del w:id="1791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79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exitosa.</w:t>
      </w:r>
    </w:p>
    <w:p w14:paraId="2EEF452D" w14:textId="2AD33F11" w:rsidR="00656690" w:rsidRPr="00656690" w:rsidRDefault="00656690" w:rsidP="00656690">
      <w:pPr>
        <w:spacing w:line="300" w:lineRule="atLeast"/>
        <w:rPr>
          <w:sz w:val="21"/>
          <w:szCs w:val="21"/>
          <w:lang w:val="es-CL" w:eastAsia="es-CL"/>
        </w:rPr>
      </w:pPr>
      <w:r w:rsidRPr="00656690">
        <w:rPr>
          <w:b/>
          <w:bCs/>
          <w:sz w:val="21"/>
          <w:szCs w:val="21"/>
          <w:lang w:val="es-CL" w:eastAsia="es-CL"/>
        </w:rPr>
        <w:lastRenderedPageBreak/>
        <w:t>Flujo</w:t>
      </w:r>
      <w:del w:id="1793" w:author="Lino Acuña" w:date="2026-01-07T08:23:00Z" w16du:dateUtc="2026-01-07T11:23:00Z">
        <w:r w:rsidRPr="00656690" w:rsidDel="008B032F">
          <w:rPr>
            <w:b/>
            <w:bCs/>
            <w:sz w:val="21"/>
            <w:szCs w:val="21"/>
            <w:lang w:val="es-CL" w:eastAsia="es-CL"/>
          </w:rPr>
          <w:delText xml:space="preserve"> </w:delText>
        </w:r>
      </w:del>
      <w:ins w:id="1794" w:author="Lino Acuña" w:date="2026-01-07T08:23:00Z" w16du:dateUtc="2026-01-07T11:23:00Z">
        <w:r w:rsidR="008B032F">
          <w:rPr>
            <w:b/>
            <w:bCs/>
            <w:sz w:val="21"/>
            <w:szCs w:val="21"/>
            <w:lang w:val="es-CL" w:eastAsia="es-CL"/>
          </w:rPr>
          <w:t xml:space="preserve"> </w:t>
        </w:r>
      </w:ins>
      <w:r w:rsidRPr="00656690">
        <w:rPr>
          <w:b/>
          <w:bCs/>
          <w:sz w:val="21"/>
          <w:szCs w:val="21"/>
          <w:lang w:val="es-CL" w:eastAsia="es-CL"/>
        </w:rPr>
        <w:t>Operacional</w:t>
      </w:r>
      <w:del w:id="1795" w:author="Lino Acuña" w:date="2026-01-07T08:23:00Z" w16du:dateUtc="2026-01-07T11:23:00Z">
        <w:r w:rsidRPr="00656690" w:rsidDel="008B032F">
          <w:rPr>
            <w:b/>
            <w:bCs/>
            <w:sz w:val="21"/>
            <w:szCs w:val="21"/>
            <w:lang w:val="es-CL" w:eastAsia="es-CL"/>
          </w:rPr>
          <w:delText xml:space="preserve"> </w:delText>
        </w:r>
      </w:del>
      <w:ins w:id="1796" w:author="Lino Acuña" w:date="2026-01-07T08:23:00Z" w16du:dateUtc="2026-01-07T11:23:00Z">
        <w:r w:rsidR="008B032F">
          <w:rPr>
            <w:b/>
            <w:bCs/>
            <w:sz w:val="21"/>
            <w:szCs w:val="21"/>
            <w:lang w:val="es-CL" w:eastAsia="es-CL"/>
          </w:rPr>
          <w:t xml:space="preserve"> </w:t>
        </w:r>
      </w:ins>
      <w:r w:rsidRPr="00656690">
        <w:rPr>
          <w:b/>
          <w:bCs/>
          <w:sz w:val="21"/>
          <w:szCs w:val="21"/>
          <w:lang w:val="es-CL" w:eastAsia="es-CL"/>
        </w:rPr>
        <w:t>Típico</w:t>
      </w:r>
    </w:p>
    <w:p w14:paraId="2C3DAD9C" w14:textId="37BE0578" w:rsidR="00656690" w:rsidRPr="003E45C6" w:rsidRDefault="00656690" w:rsidP="00656690">
      <w:pPr>
        <w:pStyle w:val="Prrafodelista"/>
        <w:numPr>
          <w:ilvl w:val="0"/>
          <w:numId w:val="17"/>
        </w:numPr>
        <w:rPr>
          <w:sz w:val="24"/>
          <w:szCs w:val="24"/>
          <w:lang w:val="es-CL" w:eastAsia="es-CL"/>
        </w:rPr>
      </w:pPr>
      <w:r w:rsidRPr="003E45C6">
        <w:rPr>
          <w:sz w:val="24"/>
          <w:szCs w:val="24"/>
          <w:lang w:val="es-CL" w:eastAsia="es-CL"/>
        </w:rPr>
        <w:t>Una</w:t>
      </w:r>
      <w:del w:id="179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79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estación</w:t>
      </w:r>
      <w:del w:id="1799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800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remota</w:t>
      </w:r>
      <w:del w:id="180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80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(fija</w:t>
      </w:r>
      <w:del w:id="180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0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o</w:t>
      </w:r>
      <w:del w:id="180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0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móvil)</w:t>
      </w:r>
      <w:del w:id="180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0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en</w:t>
      </w:r>
      <w:del w:id="180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1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tierra</w:t>
      </w:r>
      <w:del w:id="181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1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transmite</w:t>
      </w:r>
      <w:del w:id="181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1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un</w:t>
      </w:r>
      <w:del w:id="181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1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mensaje</w:t>
      </w:r>
      <w:del w:id="181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1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corto</w:t>
      </w:r>
      <w:del w:id="181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2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en</w:t>
      </w:r>
      <w:del w:id="1821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2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la</w:t>
      </w:r>
      <w:del w:id="1823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2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banda</w:t>
      </w:r>
      <w:del w:id="1825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2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UHF.</w:t>
      </w:r>
    </w:p>
    <w:p w14:paraId="553A007A" w14:textId="4B6D0276" w:rsidR="00656690" w:rsidRPr="003E45C6" w:rsidRDefault="00656690" w:rsidP="00656690">
      <w:pPr>
        <w:pStyle w:val="Prrafodelista"/>
        <w:numPr>
          <w:ilvl w:val="0"/>
          <w:numId w:val="17"/>
        </w:numPr>
        <w:rPr>
          <w:sz w:val="24"/>
          <w:szCs w:val="24"/>
          <w:lang w:val="es-CL" w:eastAsia="es-CL"/>
        </w:rPr>
      </w:pPr>
      <w:r w:rsidRPr="003E45C6">
        <w:rPr>
          <w:sz w:val="24"/>
          <w:szCs w:val="24"/>
          <w:lang w:val="es-CL" w:eastAsia="es-CL"/>
        </w:rPr>
        <w:t>El</w:t>
      </w:r>
      <w:del w:id="1827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2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satélite</w:t>
      </w:r>
      <w:del w:id="1829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30" w:author="Practico IDI 2" w:date="2026-01-07T10:24:00Z" w16du:dateUtc="2026-01-07T13:24:00Z">
        <w:r w:rsidR="00CA0733">
          <w:rPr>
            <w:sz w:val="24"/>
            <w:szCs w:val="24"/>
            <w:lang w:val="es-CL" w:eastAsia="es-CL"/>
          </w:rPr>
          <w:t xml:space="preserve"> </w:t>
        </w:r>
        <w:proofErr w:type="spellStart"/>
        <w:r w:rsidR="00CA0733">
          <w:rPr>
            <w:sz w:val="24"/>
            <w:szCs w:val="24"/>
            <w:lang w:val="es-CL" w:eastAsia="es-CL"/>
          </w:rPr>
          <w:t>CubeSat</w:t>
        </w:r>
      </w:ins>
      <w:proofErr w:type="spellEnd"/>
      <w:ins w:id="1831" w:author="Lino Acuña" w:date="2026-01-07T08:23:00Z" w16du:dateUtc="2026-01-07T11:23:00Z">
        <w:del w:id="1832" w:author="Practico IDI 2" w:date="2026-01-07T10:24:00Z" w16du:dateUtc="2026-01-07T13:24:00Z">
          <w:r w:rsidR="008B032F" w:rsidDel="00CA0733">
            <w:rPr>
              <w:sz w:val="24"/>
              <w:szCs w:val="24"/>
              <w:lang w:val="es-CL" w:eastAsia="es-CL"/>
            </w:rPr>
            <w:delText xml:space="preserve"> </w:delText>
          </w:r>
        </w:del>
      </w:ins>
      <w:del w:id="1833" w:author="Practico IDI 2" w:date="2026-01-07T10:24:00Z" w16du:dateUtc="2026-01-07T13:24:00Z">
        <w:r w:rsidRPr="003E45C6" w:rsidDel="00CA0733">
          <w:rPr>
            <w:sz w:val="24"/>
            <w:szCs w:val="24"/>
            <w:lang w:val="es-CL" w:eastAsia="es-CL"/>
          </w:rPr>
          <w:delText>SNSat-7</w:delText>
        </w:r>
      </w:del>
      <w:r w:rsidRPr="003E45C6">
        <w:rPr>
          <w:sz w:val="24"/>
          <w:szCs w:val="24"/>
          <w:lang w:val="es-CL" w:eastAsia="es-CL"/>
        </w:rPr>
        <w:t>,</w:t>
      </w:r>
      <w:del w:id="183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3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durante</w:t>
      </w:r>
      <w:del w:id="183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3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su</w:t>
      </w:r>
      <w:del w:id="183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3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paso</w:t>
      </w:r>
      <w:del w:id="184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4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sobre</w:t>
      </w:r>
      <w:del w:id="184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4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la</w:t>
      </w:r>
      <w:del w:id="184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4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estación,</w:t>
      </w:r>
      <w:del w:id="184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84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recibe</w:t>
      </w:r>
      <w:del w:id="1848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849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el</w:t>
      </w:r>
      <w:del w:id="1850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851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mensaje</w:t>
      </w:r>
      <w:del w:id="185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85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</w:t>
      </w:r>
      <w:del w:id="185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5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través</w:t>
      </w:r>
      <w:del w:id="185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5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185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5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la</w:t>
      </w:r>
      <w:del w:id="186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6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antena</w:t>
      </w:r>
      <w:del w:id="186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6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dedicada</w:t>
      </w:r>
      <w:del w:id="186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6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186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6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la</w:t>
      </w:r>
      <w:del w:id="186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6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carga</w:t>
      </w:r>
      <w:del w:id="187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7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útil.</w:t>
      </w:r>
    </w:p>
    <w:p w14:paraId="2D313B1D" w14:textId="26717460" w:rsidR="00656690" w:rsidRPr="003E45C6" w:rsidRDefault="00656690" w:rsidP="00656690">
      <w:pPr>
        <w:pStyle w:val="Prrafodelista"/>
        <w:numPr>
          <w:ilvl w:val="0"/>
          <w:numId w:val="17"/>
        </w:numPr>
        <w:rPr>
          <w:sz w:val="24"/>
          <w:szCs w:val="24"/>
          <w:lang w:val="es-CL" w:eastAsia="es-CL"/>
        </w:rPr>
      </w:pPr>
      <w:r w:rsidRPr="003E45C6">
        <w:rPr>
          <w:sz w:val="24"/>
          <w:szCs w:val="24"/>
          <w:lang w:val="es-CL" w:eastAsia="es-CL"/>
        </w:rPr>
        <w:t>El</w:t>
      </w:r>
      <w:del w:id="187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7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mensaje</w:t>
      </w:r>
      <w:del w:id="187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7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es</w:t>
      </w:r>
      <w:del w:id="187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7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decodificado</w:t>
      </w:r>
      <w:del w:id="187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7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y</w:t>
      </w:r>
      <w:del w:id="188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88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almacenado</w:t>
      </w:r>
      <w:del w:id="1882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883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de</w:t>
      </w:r>
      <w:del w:id="1884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885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forma</w:t>
      </w:r>
      <w:del w:id="1886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887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segura</w:t>
      </w:r>
      <w:del w:id="188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88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en</w:t>
      </w:r>
      <w:del w:id="189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9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la</w:t>
      </w:r>
      <w:del w:id="189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9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memoria</w:t>
      </w:r>
      <w:del w:id="189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9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no</w:t>
      </w:r>
      <w:del w:id="189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9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volátil</w:t>
      </w:r>
      <w:del w:id="189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89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190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0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la</w:t>
      </w:r>
      <w:del w:id="190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0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carga</w:t>
      </w:r>
      <w:del w:id="190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0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útil.</w:t>
      </w:r>
    </w:p>
    <w:p w14:paraId="52CF61A8" w14:textId="1A23B059" w:rsidR="00656690" w:rsidRPr="003E45C6" w:rsidRDefault="00656690" w:rsidP="00656690">
      <w:pPr>
        <w:pStyle w:val="Prrafodelista"/>
        <w:numPr>
          <w:ilvl w:val="0"/>
          <w:numId w:val="17"/>
        </w:numPr>
        <w:rPr>
          <w:sz w:val="24"/>
          <w:szCs w:val="24"/>
          <w:lang w:val="es-CL" w:eastAsia="es-CL"/>
        </w:rPr>
      </w:pPr>
      <w:r w:rsidRPr="003E45C6">
        <w:rPr>
          <w:sz w:val="24"/>
          <w:szCs w:val="24"/>
          <w:lang w:val="es-CL" w:eastAsia="es-CL"/>
        </w:rPr>
        <w:t>En</w:t>
      </w:r>
      <w:del w:id="190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0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un</w:t>
      </w:r>
      <w:del w:id="190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0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paso</w:t>
      </w:r>
      <w:del w:id="191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1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orbital</w:t>
      </w:r>
      <w:del w:id="191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1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posterior,</w:t>
      </w:r>
      <w:del w:id="191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1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cuando</w:t>
      </w:r>
      <w:del w:id="191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1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el</w:t>
      </w:r>
      <w:del w:id="191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1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satélite</w:t>
      </w:r>
      <w:del w:id="192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2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tiene</w:t>
      </w:r>
      <w:del w:id="192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2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visibilidad</w:t>
      </w:r>
      <w:del w:id="192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2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192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2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una</w:t>
      </w:r>
      <w:del w:id="192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92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estación</w:t>
      </w:r>
      <w:del w:id="1930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931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terrestre</w:t>
      </w:r>
      <w:del w:id="1932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933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planificada</w:t>
      </w:r>
      <w:r w:rsidRPr="003E45C6">
        <w:rPr>
          <w:sz w:val="24"/>
          <w:szCs w:val="24"/>
          <w:lang w:val="es-CL" w:eastAsia="es-CL"/>
        </w:rPr>
        <w:t>,</w:t>
      </w:r>
      <w:del w:id="193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3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la</w:t>
      </w:r>
      <w:del w:id="193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3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carga</w:t>
      </w:r>
      <w:del w:id="193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3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útil</w:t>
      </w:r>
      <w:del w:id="194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94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retransmite</w:t>
      </w:r>
      <w:del w:id="1942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943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el</w:t>
      </w:r>
      <w:del w:id="1944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945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mensaje</w:t>
      </w:r>
      <w:del w:id="194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94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almacenado.</w:t>
      </w:r>
    </w:p>
    <w:p w14:paraId="78E241EB" w14:textId="1916FB69" w:rsidR="00656690" w:rsidRPr="003E45C6" w:rsidRDefault="00656690" w:rsidP="00656690">
      <w:pPr>
        <w:pStyle w:val="Prrafodelista"/>
        <w:numPr>
          <w:ilvl w:val="0"/>
          <w:numId w:val="17"/>
        </w:numPr>
        <w:rPr>
          <w:sz w:val="24"/>
          <w:szCs w:val="24"/>
          <w:lang w:val="es-CL" w:eastAsia="es-CL"/>
        </w:rPr>
      </w:pPr>
      <w:r w:rsidRPr="003E45C6">
        <w:rPr>
          <w:sz w:val="24"/>
          <w:szCs w:val="24"/>
          <w:lang w:val="es-CL" w:eastAsia="es-CL"/>
        </w:rPr>
        <w:t>La</w:t>
      </w:r>
      <w:del w:id="194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4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estación</w:t>
      </w:r>
      <w:del w:id="195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5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terrestre</w:t>
      </w:r>
      <w:del w:id="195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5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recibe</w:t>
      </w:r>
      <w:del w:id="195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5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el</w:t>
      </w:r>
      <w:del w:id="195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5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mensaje</w:t>
      </w:r>
      <w:del w:id="195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5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y</w:t>
      </w:r>
      <w:del w:id="196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6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lo</w:t>
      </w:r>
      <w:del w:id="196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6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deriva</w:t>
      </w:r>
      <w:del w:id="196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6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al</w:t>
      </w:r>
      <w:del w:id="196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6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centro</w:t>
      </w:r>
      <w:del w:id="196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6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197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7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datos</w:t>
      </w:r>
      <w:del w:id="197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7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para</w:t>
      </w:r>
      <w:del w:id="197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7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su</w:t>
      </w:r>
      <w:del w:id="197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97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procesamiento,</w:t>
      </w:r>
      <w:del w:id="1978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979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almacenamiento</w:t>
      </w:r>
      <w:del w:id="1980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981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a</w:t>
      </w:r>
      <w:del w:id="1982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983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largo</w:t>
      </w:r>
      <w:del w:id="1984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985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plazo</w:t>
      </w:r>
      <w:del w:id="1986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987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o</w:t>
      </w:r>
      <w:del w:id="1988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1989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distribución</w:t>
      </w:r>
      <w:del w:id="199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199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al</w:t>
      </w:r>
      <w:del w:id="199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9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usuario</w:t>
      </w:r>
      <w:del w:id="199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199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final.</w:t>
      </w:r>
    </w:p>
    <w:p w14:paraId="6FA9694F" w14:textId="51A94713" w:rsidR="00656690" w:rsidRPr="003E45C6" w:rsidRDefault="00656690" w:rsidP="00656690">
      <w:r w:rsidRPr="003E45C6">
        <w:t>La</w:t>
      </w:r>
      <w:del w:id="1996" w:author="Lino Acuña" w:date="2026-01-07T08:23:00Z" w16du:dateUtc="2026-01-07T11:23:00Z">
        <w:r w:rsidRPr="003E45C6" w:rsidDel="008B032F">
          <w:delText xml:space="preserve"> </w:delText>
        </w:r>
      </w:del>
      <w:ins w:id="1997" w:author="Lino Acuña" w:date="2026-01-07T08:23:00Z" w16du:dateUtc="2026-01-07T11:23:00Z">
        <w:r w:rsidR="008B032F">
          <w:t xml:space="preserve"> </w:t>
        </w:r>
      </w:ins>
      <w:r w:rsidRPr="003E45C6">
        <w:t>carga</w:t>
      </w:r>
      <w:del w:id="1998" w:author="Lino Acuña" w:date="2026-01-07T08:23:00Z" w16du:dateUtc="2026-01-07T11:23:00Z">
        <w:r w:rsidRPr="003E45C6" w:rsidDel="008B032F">
          <w:delText xml:space="preserve"> </w:delText>
        </w:r>
      </w:del>
      <w:ins w:id="1999" w:author="Lino Acuña" w:date="2026-01-07T08:23:00Z" w16du:dateUtc="2026-01-07T11:23:00Z">
        <w:r w:rsidR="008B032F">
          <w:t xml:space="preserve"> </w:t>
        </w:r>
      </w:ins>
      <w:r w:rsidRPr="003E45C6">
        <w:t>útil</w:t>
      </w:r>
      <w:del w:id="2000" w:author="Lino Acuña" w:date="2026-01-07T08:23:00Z" w16du:dateUtc="2026-01-07T11:23:00Z">
        <w:r w:rsidRPr="003E45C6" w:rsidDel="008B032F">
          <w:delText xml:space="preserve"> </w:delText>
        </w:r>
      </w:del>
      <w:ins w:id="2001" w:author="Lino Acuña" w:date="2026-01-07T08:23:00Z" w16du:dateUtc="2026-01-07T11:23:00Z">
        <w:r w:rsidR="008B032F">
          <w:t xml:space="preserve"> </w:t>
        </w:r>
      </w:ins>
      <w:r w:rsidRPr="003E45C6">
        <w:t>se</w:t>
      </w:r>
      <w:del w:id="2002" w:author="Lino Acuña" w:date="2026-01-07T08:23:00Z" w16du:dateUtc="2026-01-07T11:23:00Z">
        <w:r w:rsidRPr="003E45C6" w:rsidDel="008B032F">
          <w:delText xml:space="preserve"> </w:delText>
        </w:r>
      </w:del>
      <w:ins w:id="2003" w:author="Lino Acuña" w:date="2026-01-07T08:23:00Z" w16du:dateUtc="2026-01-07T11:23:00Z">
        <w:r w:rsidR="008B032F">
          <w:t xml:space="preserve"> </w:t>
        </w:r>
      </w:ins>
      <w:r w:rsidRPr="003E45C6">
        <w:t>integra</w:t>
      </w:r>
      <w:del w:id="2004" w:author="Lino Acuña" w:date="2026-01-07T08:23:00Z" w16du:dateUtc="2026-01-07T11:23:00Z">
        <w:r w:rsidRPr="003E45C6" w:rsidDel="008B032F">
          <w:delText xml:space="preserve"> </w:delText>
        </w:r>
      </w:del>
      <w:ins w:id="2005" w:author="Lino Acuña" w:date="2026-01-07T08:23:00Z" w16du:dateUtc="2026-01-07T11:23:00Z">
        <w:r w:rsidR="008B032F">
          <w:t xml:space="preserve"> </w:t>
        </w:r>
      </w:ins>
      <w:r w:rsidRPr="003E45C6">
        <w:t>con</w:t>
      </w:r>
      <w:del w:id="2006" w:author="Lino Acuña" w:date="2026-01-07T08:23:00Z" w16du:dateUtc="2026-01-07T11:23:00Z">
        <w:r w:rsidRPr="003E45C6" w:rsidDel="008B032F">
          <w:delText xml:space="preserve"> </w:delText>
        </w:r>
      </w:del>
      <w:ins w:id="2007" w:author="Lino Acuña" w:date="2026-01-07T08:23:00Z" w16du:dateUtc="2026-01-07T11:23:00Z">
        <w:r w:rsidR="008B032F">
          <w:t xml:space="preserve"> </w:t>
        </w:r>
      </w:ins>
      <w:r w:rsidRPr="003E45C6">
        <w:t>los</w:t>
      </w:r>
      <w:del w:id="2008" w:author="Lino Acuña" w:date="2026-01-07T08:23:00Z" w16du:dateUtc="2026-01-07T11:23:00Z">
        <w:r w:rsidRPr="003E45C6" w:rsidDel="008B032F">
          <w:delText xml:space="preserve"> </w:delText>
        </w:r>
      </w:del>
      <w:ins w:id="2009" w:author="Lino Acuña" w:date="2026-01-07T08:23:00Z" w16du:dateUtc="2026-01-07T11:23:00Z">
        <w:r w:rsidR="008B032F">
          <w:t xml:space="preserve"> </w:t>
        </w:r>
      </w:ins>
      <w:r w:rsidRPr="003E45C6">
        <w:t>sistemas</w:t>
      </w:r>
      <w:del w:id="2010" w:author="Lino Acuña" w:date="2026-01-07T08:23:00Z" w16du:dateUtc="2026-01-07T11:23:00Z">
        <w:r w:rsidRPr="003E45C6" w:rsidDel="008B032F">
          <w:delText xml:space="preserve"> </w:delText>
        </w:r>
      </w:del>
      <w:ins w:id="2011" w:author="Lino Acuña" w:date="2026-01-07T08:23:00Z" w16du:dateUtc="2026-01-07T11:23:00Z">
        <w:r w:rsidR="008B032F">
          <w:t xml:space="preserve"> </w:t>
        </w:r>
      </w:ins>
      <w:r w:rsidRPr="003E45C6">
        <w:t>del</w:t>
      </w:r>
      <w:del w:id="2012" w:author="Lino Acuña" w:date="2026-01-07T08:23:00Z" w16du:dateUtc="2026-01-07T11:23:00Z">
        <w:r w:rsidRPr="003E45C6" w:rsidDel="008B032F">
          <w:delText xml:space="preserve"> </w:delText>
        </w:r>
      </w:del>
      <w:ins w:id="2013" w:author="Lino Acuña" w:date="2026-01-07T08:23:00Z" w16du:dateUtc="2026-01-07T11:23:00Z">
        <w:r w:rsidR="008B032F">
          <w:t xml:space="preserve"> </w:t>
        </w:r>
      </w:ins>
      <w:r w:rsidRPr="003E45C6">
        <w:t>satélite</w:t>
      </w:r>
      <w:del w:id="2014" w:author="Lino Acuña" w:date="2026-01-07T08:23:00Z" w16du:dateUtc="2026-01-07T11:23:00Z">
        <w:r w:rsidRPr="003E45C6" w:rsidDel="008B032F">
          <w:delText xml:space="preserve"> </w:delText>
        </w:r>
      </w:del>
      <w:ins w:id="2015" w:author="Lino Acuña" w:date="2026-01-07T08:23:00Z" w16du:dateUtc="2026-01-07T11:23:00Z">
        <w:r w:rsidR="008B032F">
          <w:t xml:space="preserve"> </w:t>
        </w:r>
      </w:ins>
      <w:r w:rsidRPr="003E45C6">
        <w:t>mediante</w:t>
      </w:r>
      <w:del w:id="2016" w:author="Lino Acuña" w:date="2026-01-07T08:23:00Z" w16du:dateUtc="2026-01-07T11:23:00Z">
        <w:r w:rsidRPr="003E45C6" w:rsidDel="008B032F">
          <w:delText xml:space="preserve"> </w:delText>
        </w:r>
      </w:del>
      <w:ins w:id="2017" w:author="Lino Acuña" w:date="2026-01-07T08:23:00Z" w16du:dateUtc="2026-01-07T11:23:00Z">
        <w:r w:rsidR="008B032F">
          <w:t xml:space="preserve"> </w:t>
        </w:r>
      </w:ins>
      <w:r w:rsidRPr="003E45C6">
        <w:t>interfaces</w:t>
      </w:r>
      <w:del w:id="2018" w:author="Lino Acuña" w:date="2026-01-07T08:23:00Z" w16du:dateUtc="2026-01-07T11:23:00Z">
        <w:r w:rsidRPr="003E45C6" w:rsidDel="008B032F">
          <w:delText xml:space="preserve"> </w:delText>
        </w:r>
      </w:del>
      <w:ins w:id="2019" w:author="Lino Acuña" w:date="2026-01-07T08:23:00Z" w16du:dateUtc="2026-01-07T11:23:00Z">
        <w:r w:rsidR="008B032F">
          <w:t xml:space="preserve"> </w:t>
        </w:r>
      </w:ins>
      <w:r w:rsidRPr="003E45C6">
        <w:t>de</w:t>
      </w:r>
      <w:del w:id="2020" w:author="Lino Acuña" w:date="2026-01-07T08:23:00Z" w16du:dateUtc="2026-01-07T11:23:00Z">
        <w:r w:rsidRPr="003E45C6" w:rsidDel="008B032F">
          <w:delText xml:space="preserve"> </w:delText>
        </w:r>
      </w:del>
      <w:ins w:id="2021" w:author="Lino Acuña" w:date="2026-01-07T08:23:00Z" w16du:dateUtc="2026-01-07T11:23:00Z">
        <w:r w:rsidR="008B032F">
          <w:t xml:space="preserve"> </w:t>
        </w:r>
      </w:ins>
      <w:r w:rsidRPr="003E45C6">
        <w:t>comunicación</w:t>
      </w:r>
      <w:del w:id="2022" w:author="Lino Acuña" w:date="2026-01-07T08:23:00Z" w16du:dateUtc="2026-01-07T11:23:00Z">
        <w:r w:rsidRPr="003E45C6" w:rsidDel="008B032F">
          <w:delText xml:space="preserve"> </w:delText>
        </w:r>
      </w:del>
      <w:ins w:id="2023" w:author="Lino Acuña" w:date="2026-01-07T08:23:00Z" w16du:dateUtc="2026-01-07T11:23:00Z">
        <w:r w:rsidR="008B032F">
          <w:t xml:space="preserve"> </w:t>
        </w:r>
      </w:ins>
      <w:r w:rsidRPr="003E45C6">
        <w:t>estándar</w:t>
      </w:r>
      <w:del w:id="2024" w:author="Lino Acuña" w:date="2026-01-07T08:23:00Z" w16du:dateUtc="2026-01-07T11:23:00Z">
        <w:r w:rsidRPr="003E45C6" w:rsidDel="008B032F">
          <w:delText xml:space="preserve"> </w:delText>
        </w:r>
      </w:del>
      <w:ins w:id="2025" w:author="Lino Acuña" w:date="2026-01-07T08:23:00Z" w16du:dateUtc="2026-01-07T11:23:00Z">
        <w:r w:rsidR="008B032F">
          <w:t xml:space="preserve"> </w:t>
        </w:r>
      </w:ins>
      <w:r w:rsidRPr="003E45C6">
        <w:t>(I2C,</w:t>
      </w:r>
      <w:del w:id="2026" w:author="Lino Acuña" w:date="2026-01-07T08:23:00Z" w16du:dateUtc="2026-01-07T11:23:00Z">
        <w:r w:rsidRPr="003E45C6" w:rsidDel="008B032F">
          <w:delText xml:space="preserve"> </w:delText>
        </w:r>
      </w:del>
      <w:ins w:id="2027" w:author="Lino Acuña" w:date="2026-01-07T08:23:00Z" w16du:dateUtc="2026-01-07T11:23:00Z">
        <w:r w:rsidR="008B032F">
          <w:t xml:space="preserve"> </w:t>
        </w:r>
      </w:ins>
      <w:r w:rsidRPr="003E45C6">
        <w:t>CAN</w:t>
      </w:r>
      <w:del w:id="2028" w:author="Lino Acuña" w:date="2026-01-07T08:23:00Z" w16du:dateUtc="2026-01-07T11:23:00Z">
        <w:r w:rsidRPr="003E45C6" w:rsidDel="008B032F">
          <w:delText xml:space="preserve"> </w:delText>
        </w:r>
      </w:del>
      <w:ins w:id="2029" w:author="Lino Acuña" w:date="2026-01-07T08:23:00Z" w16du:dateUtc="2026-01-07T11:23:00Z">
        <w:r w:rsidR="008B032F">
          <w:t xml:space="preserve"> </w:t>
        </w:r>
      </w:ins>
      <w:r w:rsidRPr="003E45C6">
        <w:t>o</w:t>
      </w:r>
      <w:del w:id="2030" w:author="Lino Acuña" w:date="2026-01-07T08:23:00Z" w16du:dateUtc="2026-01-07T11:23:00Z">
        <w:r w:rsidRPr="003E45C6" w:rsidDel="008B032F">
          <w:delText xml:space="preserve"> </w:delText>
        </w:r>
      </w:del>
      <w:ins w:id="2031" w:author="Lino Acuña" w:date="2026-01-07T08:23:00Z" w16du:dateUtc="2026-01-07T11:23:00Z">
        <w:r w:rsidR="008B032F">
          <w:t xml:space="preserve"> </w:t>
        </w:r>
      </w:ins>
      <w:r w:rsidRPr="003E45C6">
        <w:t>UART)</w:t>
      </w:r>
      <w:del w:id="2032" w:author="Lino Acuña" w:date="2026-01-07T08:23:00Z" w16du:dateUtc="2026-01-07T11:23:00Z">
        <w:r w:rsidRPr="003E45C6" w:rsidDel="008B032F">
          <w:delText xml:space="preserve"> </w:delText>
        </w:r>
      </w:del>
      <w:ins w:id="2033" w:author="Lino Acuña" w:date="2026-01-07T08:23:00Z" w16du:dateUtc="2026-01-07T11:23:00Z">
        <w:r w:rsidR="008B032F">
          <w:t xml:space="preserve"> </w:t>
        </w:r>
      </w:ins>
      <w:r w:rsidRPr="003E45C6">
        <w:t>y</w:t>
      </w:r>
      <w:del w:id="2034" w:author="Lino Acuña" w:date="2026-01-07T08:23:00Z" w16du:dateUtc="2026-01-07T11:23:00Z">
        <w:r w:rsidRPr="003E45C6" w:rsidDel="008B032F">
          <w:delText xml:space="preserve"> </w:delText>
        </w:r>
      </w:del>
      <w:ins w:id="2035" w:author="Lino Acuña" w:date="2026-01-07T08:23:00Z" w16du:dateUtc="2026-01-07T11:23:00Z">
        <w:r w:rsidR="008B032F">
          <w:t xml:space="preserve"> </w:t>
        </w:r>
      </w:ins>
      <w:r w:rsidRPr="003E45C6">
        <w:t>utiliza</w:t>
      </w:r>
      <w:del w:id="2036" w:author="Lino Acuña" w:date="2026-01-07T08:23:00Z" w16du:dateUtc="2026-01-07T11:23:00Z">
        <w:r w:rsidRPr="003E45C6" w:rsidDel="008B032F">
          <w:delText xml:space="preserve"> </w:delText>
        </w:r>
      </w:del>
      <w:ins w:id="2037" w:author="Lino Acuña" w:date="2026-01-07T08:23:00Z" w16du:dateUtc="2026-01-07T11:23:00Z">
        <w:r w:rsidR="008B032F">
          <w:t xml:space="preserve"> </w:t>
        </w:r>
      </w:ins>
      <w:r w:rsidRPr="003E45C6">
        <w:t>el</w:t>
      </w:r>
      <w:del w:id="2038" w:author="Lino Acuña" w:date="2026-01-07T08:23:00Z" w16du:dateUtc="2026-01-07T11:23:00Z">
        <w:r w:rsidRPr="003E45C6" w:rsidDel="008B032F">
          <w:delText xml:space="preserve"> </w:delText>
        </w:r>
      </w:del>
      <w:ins w:id="2039" w:author="Lino Acuña" w:date="2026-01-07T08:23:00Z" w16du:dateUtc="2026-01-07T11:23:00Z">
        <w:r w:rsidR="008B032F">
          <w:t xml:space="preserve"> </w:t>
        </w:r>
      </w:ins>
      <w:r w:rsidRPr="003E45C6">
        <w:t>sistema</w:t>
      </w:r>
      <w:del w:id="2040" w:author="Lino Acuña" w:date="2026-01-07T08:23:00Z" w16du:dateUtc="2026-01-07T11:23:00Z">
        <w:r w:rsidRPr="003E45C6" w:rsidDel="008B032F">
          <w:delText xml:space="preserve"> </w:delText>
        </w:r>
      </w:del>
      <w:ins w:id="2041" w:author="Lino Acuña" w:date="2026-01-07T08:23:00Z" w16du:dateUtc="2026-01-07T11:23:00Z">
        <w:r w:rsidR="008B032F">
          <w:t xml:space="preserve"> </w:t>
        </w:r>
      </w:ins>
      <w:r w:rsidRPr="003E45C6">
        <w:t>de</w:t>
      </w:r>
      <w:del w:id="2042" w:author="Lino Acuña" w:date="2026-01-07T08:23:00Z" w16du:dateUtc="2026-01-07T11:23:00Z">
        <w:r w:rsidRPr="003E45C6" w:rsidDel="008B032F">
          <w:delText xml:space="preserve"> </w:delText>
        </w:r>
      </w:del>
      <w:ins w:id="2043" w:author="Lino Acuña" w:date="2026-01-07T08:23:00Z" w16du:dateUtc="2026-01-07T11:23:00Z">
        <w:r w:rsidR="008B032F">
          <w:t xml:space="preserve"> </w:t>
        </w:r>
      </w:ins>
      <w:r w:rsidRPr="003E45C6">
        <w:t>potencia</w:t>
      </w:r>
      <w:del w:id="2044" w:author="Lino Acuña" w:date="2026-01-07T08:23:00Z" w16du:dateUtc="2026-01-07T11:23:00Z">
        <w:r w:rsidRPr="003E45C6" w:rsidDel="008B032F">
          <w:delText xml:space="preserve"> </w:delText>
        </w:r>
      </w:del>
      <w:ins w:id="2045" w:author="Lino Acuña" w:date="2026-01-07T08:23:00Z" w16du:dateUtc="2026-01-07T11:23:00Z">
        <w:r w:rsidR="008B032F">
          <w:t xml:space="preserve"> </w:t>
        </w:r>
      </w:ins>
      <w:r w:rsidRPr="003E45C6">
        <w:t>del</w:t>
      </w:r>
      <w:del w:id="2046" w:author="Lino Acuña" w:date="2026-01-07T08:23:00Z" w16du:dateUtc="2026-01-07T11:23:00Z">
        <w:r w:rsidRPr="003E45C6" w:rsidDel="008B032F">
          <w:delText xml:space="preserve"> </w:delText>
        </w:r>
      </w:del>
      <w:ins w:id="2047" w:author="Lino Acuña" w:date="2026-01-07T08:23:00Z" w16du:dateUtc="2026-01-07T11:23:00Z">
        <w:r w:rsidR="008B032F">
          <w:t xml:space="preserve"> </w:t>
        </w:r>
      </w:ins>
      <w:r w:rsidRPr="003E45C6">
        <w:t>bus</w:t>
      </w:r>
      <w:del w:id="2048" w:author="Lino Acuña" w:date="2026-01-07T08:23:00Z" w16du:dateUtc="2026-01-07T11:23:00Z">
        <w:r w:rsidRPr="003E45C6" w:rsidDel="008B032F">
          <w:delText xml:space="preserve"> </w:delText>
        </w:r>
      </w:del>
      <w:ins w:id="2049" w:author="Lino Acuña" w:date="2026-01-07T08:23:00Z" w16du:dateUtc="2026-01-07T11:23:00Z">
        <w:r w:rsidR="008B032F">
          <w:t xml:space="preserve"> </w:t>
        </w:r>
      </w:ins>
      <w:r w:rsidRPr="003E45C6">
        <w:t>satelital.</w:t>
      </w:r>
    </w:p>
    <w:p w14:paraId="7A38ABF5" w14:textId="77777777" w:rsidR="00656690" w:rsidRPr="003E45C6" w:rsidRDefault="00656690" w:rsidP="00656690"/>
    <w:p w14:paraId="3E846701" w14:textId="32F98D75" w:rsidR="00656690" w:rsidRPr="003E45C6" w:rsidRDefault="00656690" w:rsidP="00656690">
      <w:pPr>
        <w:pStyle w:val="Ttulo1"/>
        <w:rPr>
          <w:lang w:val="es-CL"/>
        </w:rPr>
      </w:pPr>
      <w:r w:rsidRPr="003E45C6">
        <w:rPr>
          <w:lang w:val="es-CL"/>
        </w:rPr>
        <w:t>Arquitectura</w:t>
      </w:r>
      <w:del w:id="2050" w:author="Lino Acuña" w:date="2026-01-07T08:23:00Z" w16du:dateUtc="2026-01-07T11:23:00Z">
        <w:r w:rsidRPr="003E45C6" w:rsidDel="008B032F">
          <w:rPr>
            <w:lang w:val="es-CL"/>
          </w:rPr>
          <w:delText xml:space="preserve"> </w:delText>
        </w:r>
      </w:del>
      <w:ins w:id="2051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3E45C6">
        <w:rPr>
          <w:lang w:val="es-CL"/>
        </w:rPr>
        <w:t>funcional</w:t>
      </w:r>
      <w:del w:id="2052" w:author="Lino Acuña" w:date="2026-01-07T08:23:00Z" w16du:dateUtc="2026-01-07T11:23:00Z">
        <w:r w:rsidRPr="003E45C6" w:rsidDel="008B032F">
          <w:rPr>
            <w:lang w:val="es-CL"/>
          </w:rPr>
          <w:delText xml:space="preserve"> </w:delText>
        </w:r>
      </w:del>
      <w:ins w:id="2053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3E45C6">
        <w:rPr>
          <w:lang w:val="es-CL"/>
        </w:rPr>
        <w:t>de</w:t>
      </w:r>
      <w:del w:id="2054" w:author="Lino Acuña" w:date="2026-01-07T08:23:00Z" w16du:dateUtc="2026-01-07T11:23:00Z">
        <w:r w:rsidRPr="003E45C6" w:rsidDel="008B032F">
          <w:rPr>
            <w:lang w:val="es-CL"/>
          </w:rPr>
          <w:delText xml:space="preserve"> </w:delText>
        </w:r>
      </w:del>
      <w:ins w:id="2055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3E45C6">
        <w:rPr>
          <w:lang w:val="es-CL"/>
        </w:rPr>
        <w:t>la</w:t>
      </w:r>
      <w:del w:id="2056" w:author="Lino Acuña" w:date="2026-01-07T08:23:00Z" w16du:dateUtc="2026-01-07T11:23:00Z">
        <w:r w:rsidRPr="003E45C6" w:rsidDel="008B032F">
          <w:rPr>
            <w:lang w:val="es-CL"/>
          </w:rPr>
          <w:delText xml:space="preserve"> </w:delText>
        </w:r>
      </w:del>
      <w:ins w:id="2057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3E45C6">
        <w:rPr>
          <w:lang w:val="es-CL"/>
        </w:rPr>
        <w:t>carga</w:t>
      </w:r>
      <w:del w:id="2058" w:author="Lino Acuña" w:date="2026-01-07T08:23:00Z" w16du:dateUtc="2026-01-07T11:23:00Z">
        <w:r w:rsidRPr="003E45C6" w:rsidDel="008B032F">
          <w:rPr>
            <w:lang w:val="es-CL"/>
          </w:rPr>
          <w:delText xml:space="preserve"> </w:delText>
        </w:r>
      </w:del>
      <w:ins w:id="2059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3E45C6">
        <w:rPr>
          <w:lang w:val="es-CL"/>
        </w:rPr>
        <w:t>útil</w:t>
      </w:r>
    </w:p>
    <w:p w14:paraId="68B3DA4E" w14:textId="02FF5F1F" w:rsidR="00656690" w:rsidRPr="00656690" w:rsidRDefault="00656690" w:rsidP="00656690">
      <w:pPr>
        <w:rPr>
          <w:lang w:val="es-CL"/>
        </w:rPr>
      </w:pPr>
      <w:r w:rsidRPr="00656690">
        <w:rPr>
          <w:lang w:val="es-CL"/>
        </w:rPr>
        <w:t>Desde</w:t>
      </w:r>
      <w:del w:id="2060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061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un</w:t>
      </w:r>
      <w:del w:id="2062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063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punto</w:t>
      </w:r>
      <w:del w:id="2064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065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de</w:t>
      </w:r>
      <w:del w:id="2066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067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vista</w:t>
      </w:r>
      <w:del w:id="2068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069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funcional,</w:t>
      </w:r>
      <w:del w:id="2070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071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la</w:t>
      </w:r>
      <w:del w:id="2072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073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carga</w:t>
      </w:r>
      <w:del w:id="2074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075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útil</w:t>
      </w:r>
      <w:del w:id="2076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077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se</w:t>
      </w:r>
      <w:del w:id="2078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079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commentRangeStart w:id="2080"/>
      <w:del w:id="2081" w:author="Practico IDI 2" w:date="2026-01-07T09:53:00Z" w16du:dateUtc="2026-01-07T12:53:00Z">
        <w:r w:rsidRPr="00656690" w:rsidDel="002811A6">
          <w:rPr>
            <w:lang w:val="es-CL"/>
          </w:rPr>
          <w:delText xml:space="preserve">compone </w:delText>
        </w:r>
      </w:del>
      <w:ins w:id="2082" w:author="Practico IDI 2" w:date="2026-01-07T09:53:00Z" w16du:dateUtc="2026-01-07T12:53:00Z">
        <w:r w:rsidR="002811A6">
          <w:rPr>
            <w:lang w:val="es-CL"/>
          </w:rPr>
          <w:t>compondrá</w:t>
        </w:r>
      </w:ins>
      <w:ins w:id="2083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commentRangeEnd w:id="2080"/>
      <w:ins w:id="2084" w:author="Lino Acuña" w:date="2026-01-07T08:26:00Z" w16du:dateUtc="2026-01-07T11:26:00Z">
        <w:r w:rsidR="008B032F">
          <w:rPr>
            <w:rStyle w:val="Refdecomentario"/>
          </w:rPr>
          <w:commentReference w:id="2080"/>
        </w:r>
      </w:ins>
      <w:r w:rsidRPr="00656690">
        <w:rPr>
          <w:lang w:val="es-CL"/>
        </w:rPr>
        <w:t>de</w:t>
      </w:r>
      <w:del w:id="2085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086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los</w:t>
      </w:r>
      <w:del w:id="2087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088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siguientes</w:t>
      </w:r>
      <w:del w:id="2089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090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bloques</w:t>
      </w:r>
      <w:del w:id="2091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092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principales:</w:t>
      </w:r>
    </w:p>
    <w:p w14:paraId="56CACCA8" w14:textId="0EC5D72B" w:rsidR="00656690" w:rsidRPr="00656690" w:rsidRDefault="00656690" w:rsidP="00656690">
      <w:pPr>
        <w:numPr>
          <w:ilvl w:val="0"/>
          <w:numId w:val="18"/>
        </w:numPr>
        <w:rPr>
          <w:lang w:val="es-CL"/>
        </w:rPr>
      </w:pPr>
      <w:r w:rsidRPr="00656690">
        <w:rPr>
          <w:b/>
          <w:bCs/>
          <w:lang w:val="es-CL"/>
        </w:rPr>
        <w:t>Subsistema</w:t>
      </w:r>
      <w:del w:id="2093" w:author="Lino Acuña" w:date="2026-01-07T08:23:00Z" w16du:dateUtc="2026-01-07T11:23:00Z">
        <w:r w:rsidRPr="00656690" w:rsidDel="008B032F">
          <w:rPr>
            <w:b/>
            <w:bCs/>
            <w:lang w:val="es-CL"/>
          </w:rPr>
          <w:delText xml:space="preserve"> </w:delText>
        </w:r>
      </w:del>
      <w:ins w:id="2094" w:author="Lino Acuña" w:date="2026-01-07T08:23:00Z" w16du:dateUtc="2026-01-07T11:23:00Z">
        <w:r w:rsidR="008B032F">
          <w:rPr>
            <w:b/>
            <w:bCs/>
            <w:lang w:val="es-CL"/>
          </w:rPr>
          <w:t xml:space="preserve"> </w:t>
        </w:r>
      </w:ins>
      <w:r w:rsidRPr="00656690">
        <w:rPr>
          <w:b/>
          <w:bCs/>
          <w:lang w:val="es-CL"/>
        </w:rPr>
        <w:t>de</w:t>
      </w:r>
      <w:del w:id="2095" w:author="Lino Acuña" w:date="2026-01-07T08:23:00Z" w16du:dateUtc="2026-01-07T11:23:00Z">
        <w:r w:rsidRPr="00656690" w:rsidDel="008B032F">
          <w:rPr>
            <w:b/>
            <w:bCs/>
            <w:lang w:val="es-CL"/>
          </w:rPr>
          <w:delText xml:space="preserve"> </w:delText>
        </w:r>
      </w:del>
      <w:ins w:id="2096" w:author="Lino Acuña" w:date="2026-01-07T08:23:00Z" w16du:dateUtc="2026-01-07T11:23:00Z">
        <w:r w:rsidR="008B032F">
          <w:rPr>
            <w:b/>
            <w:bCs/>
            <w:lang w:val="es-CL"/>
          </w:rPr>
          <w:t xml:space="preserve"> </w:t>
        </w:r>
      </w:ins>
      <w:r w:rsidRPr="00656690">
        <w:rPr>
          <w:b/>
          <w:bCs/>
          <w:lang w:val="es-CL"/>
        </w:rPr>
        <w:t>Comunicaciones:</w:t>
      </w:r>
      <w:del w:id="2097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098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Encargado</w:t>
      </w:r>
      <w:del w:id="2099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00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de</w:t>
      </w:r>
      <w:del w:id="2101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02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la</w:t>
      </w:r>
      <w:del w:id="2103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04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transmisión</w:t>
      </w:r>
      <w:del w:id="2105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06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y</w:t>
      </w:r>
      <w:del w:id="2107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08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recepción</w:t>
      </w:r>
      <w:del w:id="2109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10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de</w:t>
      </w:r>
      <w:del w:id="2111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12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mensajes</w:t>
      </w:r>
      <w:del w:id="2113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14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UHF.</w:t>
      </w:r>
    </w:p>
    <w:p w14:paraId="3D1A3F91" w14:textId="348959E0" w:rsidR="00656690" w:rsidRPr="00656690" w:rsidRDefault="00656690" w:rsidP="00656690">
      <w:pPr>
        <w:numPr>
          <w:ilvl w:val="0"/>
          <w:numId w:val="18"/>
        </w:numPr>
        <w:rPr>
          <w:lang w:val="es-CL"/>
        </w:rPr>
      </w:pPr>
      <w:r w:rsidRPr="00656690">
        <w:rPr>
          <w:b/>
          <w:bCs/>
          <w:lang w:val="es-CL"/>
        </w:rPr>
        <w:t>Subsistema</w:t>
      </w:r>
      <w:del w:id="2115" w:author="Lino Acuña" w:date="2026-01-07T08:23:00Z" w16du:dateUtc="2026-01-07T11:23:00Z">
        <w:r w:rsidRPr="00656690" w:rsidDel="008B032F">
          <w:rPr>
            <w:b/>
            <w:bCs/>
            <w:lang w:val="es-CL"/>
          </w:rPr>
          <w:delText xml:space="preserve"> </w:delText>
        </w:r>
      </w:del>
      <w:ins w:id="2116" w:author="Lino Acuña" w:date="2026-01-07T08:23:00Z" w16du:dateUtc="2026-01-07T11:23:00Z">
        <w:r w:rsidR="008B032F">
          <w:rPr>
            <w:b/>
            <w:bCs/>
            <w:lang w:val="es-CL"/>
          </w:rPr>
          <w:t xml:space="preserve"> </w:t>
        </w:r>
      </w:ins>
      <w:r w:rsidRPr="00656690">
        <w:rPr>
          <w:b/>
          <w:bCs/>
          <w:lang w:val="es-CL"/>
        </w:rPr>
        <w:t>de</w:t>
      </w:r>
      <w:del w:id="2117" w:author="Lino Acuña" w:date="2026-01-07T08:23:00Z" w16du:dateUtc="2026-01-07T11:23:00Z">
        <w:r w:rsidRPr="00656690" w:rsidDel="008B032F">
          <w:rPr>
            <w:b/>
            <w:bCs/>
            <w:lang w:val="es-CL"/>
          </w:rPr>
          <w:delText xml:space="preserve"> </w:delText>
        </w:r>
      </w:del>
      <w:ins w:id="2118" w:author="Lino Acuña" w:date="2026-01-07T08:23:00Z" w16du:dateUtc="2026-01-07T11:23:00Z">
        <w:r w:rsidR="008B032F">
          <w:rPr>
            <w:b/>
            <w:bCs/>
            <w:lang w:val="es-CL"/>
          </w:rPr>
          <w:t xml:space="preserve"> </w:t>
        </w:r>
      </w:ins>
      <w:r w:rsidRPr="00656690">
        <w:rPr>
          <w:b/>
          <w:bCs/>
          <w:lang w:val="es-CL"/>
        </w:rPr>
        <w:t>Procesamiento</w:t>
      </w:r>
      <w:del w:id="2119" w:author="Lino Acuña" w:date="2026-01-07T08:23:00Z" w16du:dateUtc="2026-01-07T11:23:00Z">
        <w:r w:rsidRPr="00656690" w:rsidDel="008B032F">
          <w:rPr>
            <w:b/>
            <w:bCs/>
            <w:lang w:val="es-CL"/>
          </w:rPr>
          <w:delText xml:space="preserve"> </w:delText>
        </w:r>
      </w:del>
      <w:ins w:id="2120" w:author="Lino Acuña" w:date="2026-01-07T08:23:00Z" w16du:dateUtc="2026-01-07T11:23:00Z">
        <w:r w:rsidR="008B032F">
          <w:rPr>
            <w:b/>
            <w:bCs/>
            <w:lang w:val="es-CL"/>
          </w:rPr>
          <w:t xml:space="preserve"> </w:t>
        </w:r>
      </w:ins>
      <w:r w:rsidRPr="00656690">
        <w:rPr>
          <w:b/>
          <w:bCs/>
          <w:lang w:val="es-CL"/>
        </w:rPr>
        <w:t>y</w:t>
      </w:r>
      <w:del w:id="2121" w:author="Lino Acuña" w:date="2026-01-07T08:23:00Z" w16du:dateUtc="2026-01-07T11:23:00Z">
        <w:r w:rsidRPr="00656690" w:rsidDel="008B032F">
          <w:rPr>
            <w:b/>
            <w:bCs/>
            <w:lang w:val="es-CL"/>
          </w:rPr>
          <w:delText xml:space="preserve"> </w:delText>
        </w:r>
      </w:del>
      <w:ins w:id="2122" w:author="Lino Acuña" w:date="2026-01-07T08:23:00Z" w16du:dateUtc="2026-01-07T11:23:00Z">
        <w:r w:rsidR="008B032F">
          <w:rPr>
            <w:b/>
            <w:bCs/>
            <w:lang w:val="es-CL"/>
          </w:rPr>
          <w:t xml:space="preserve"> </w:t>
        </w:r>
      </w:ins>
      <w:r w:rsidRPr="00656690">
        <w:rPr>
          <w:b/>
          <w:bCs/>
          <w:lang w:val="es-CL"/>
        </w:rPr>
        <w:t>Control:</w:t>
      </w:r>
      <w:del w:id="2123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24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Gestiona</w:t>
      </w:r>
      <w:del w:id="2125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26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el</w:t>
      </w:r>
      <w:del w:id="2127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28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flujo</w:t>
      </w:r>
      <w:del w:id="2129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30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de</w:t>
      </w:r>
      <w:del w:id="2131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32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datos,</w:t>
      </w:r>
      <w:del w:id="2133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34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la</w:t>
      </w:r>
      <w:del w:id="2135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36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priorización</w:t>
      </w:r>
      <w:del w:id="2137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38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de</w:t>
      </w:r>
      <w:del w:id="2139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40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mensajes</w:t>
      </w:r>
      <w:del w:id="2141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42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y</w:t>
      </w:r>
      <w:del w:id="2143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44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la</w:t>
      </w:r>
      <w:del w:id="2145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46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comunicación</w:t>
      </w:r>
      <w:del w:id="2147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48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con</w:t>
      </w:r>
      <w:del w:id="2149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50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el</w:t>
      </w:r>
      <w:del w:id="2151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52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satélite.</w:t>
      </w:r>
    </w:p>
    <w:p w14:paraId="33058527" w14:textId="7CB2F041" w:rsidR="00656690" w:rsidRPr="00656690" w:rsidRDefault="00656690" w:rsidP="00656690">
      <w:pPr>
        <w:numPr>
          <w:ilvl w:val="0"/>
          <w:numId w:val="18"/>
        </w:numPr>
        <w:rPr>
          <w:lang w:val="es-CL"/>
        </w:rPr>
      </w:pPr>
      <w:r w:rsidRPr="00656690">
        <w:rPr>
          <w:b/>
          <w:bCs/>
          <w:lang w:val="es-CL"/>
        </w:rPr>
        <w:t>Subsistema</w:t>
      </w:r>
      <w:del w:id="2153" w:author="Lino Acuña" w:date="2026-01-07T08:23:00Z" w16du:dateUtc="2026-01-07T11:23:00Z">
        <w:r w:rsidRPr="00656690" w:rsidDel="008B032F">
          <w:rPr>
            <w:b/>
            <w:bCs/>
            <w:lang w:val="es-CL"/>
          </w:rPr>
          <w:delText xml:space="preserve"> </w:delText>
        </w:r>
      </w:del>
      <w:ins w:id="2154" w:author="Lino Acuña" w:date="2026-01-07T08:23:00Z" w16du:dateUtc="2026-01-07T11:23:00Z">
        <w:r w:rsidR="008B032F">
          <w:rPr>
            <w:b/>
            <w:bCs/>
            <w:lang w:val="es-CL"/>
          </w:rPr>
          <w:t xml:space="preserve"> </w:t>
        </w:r>
      </w:ins>
      <w:r w:rsidRPr="00656690">
        <w:rPr>
          <w:b/>
          <w:bCs/>
          <w:lang w:val="es-CL"/>
        </w:rPr>
        <w:t>de</w:t>
      </w:r>
      <w:del w:id="2155" w:author="Lino Acuña" w:date="2026-01-07T08:23:00Z" w16du:dateUtc="2026-01-07T11:23:00Z">
        <w:r w:rsidRPr="00656690" w:rsidDel="008B032F">
          <w:rPr>
            <w:b/>
            <w:bCs/>
            <w:lang w:val="es-CL"/>
          </w:rPr>
          <w:delText xml:space="preserve"> </w:delText>
        </w:r>
      </w:del>
      <w:ins w:id="2156" w:author="Lino Acuña" w:date="2026-01-07T08:23:00Z" w16du:dateUtc="2026-01-07T11:23:00Z">
        <w:r w:rsidR="008B032F">
          <w:rPr>
            <w:b/>
            <w:bCs/>
            <w:lang w:val="es-CL"/>
          </w:rPr>
          <w:t xml:space="preserve"> </w:t>
        </w:r>
      </w:ins>
      <w:r w:rsidRPr="00656690">
        <w:rPr>
          <w:b/>
          <w:bCs/>
          <w:lang w:val="es-CL"/>
        </w:rPr>
        <w:t>Almacenamiento:</w:t>
      </w:r>
      <w:del w:id="2157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58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Permite</w:t>
      </w:r>
      <w:del w:id="2159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60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el</w:t>
      </w:r>
      <w:del w:id="2161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62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almacenamiento</w:t>
      </w:r>
      <w:del w:id="2163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64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temporal</w:t>
      </w:r>
      <w:del w:id="2165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66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de</w:t>
      </w:r>
      <w:del w:id="2167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68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los</w:t>
      </w:r>
      <w:del w:id="2169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70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mensajes.</w:t>
      </w:r>
    </w:p>
    <w:p w14:paraId="75D1FD16" w14:textId="5B5D8A21" w:rsidR="00656690" w:rsidRPr="00656690" w:rsidRDefault="00656690" w:rsidP="00656690">
      <w:pPr>
        <w:numPr>
          <w:ilvl w:val="0"/>
          <w:numId w:val="18"/>
        </w:numPr>
        <w:rPr>
          <w:lang w:val="es-CL"/>
        </w:rPr>
      </w:pPr>
      <w:r w:rsidRPr="00656690">
        <w:rPr>
          <w:b/>
          <w:bCs/>
          <w:lang w:val="es-CL"/>
        </w:rPr>
        <w:t>Subsistema</w:t>
      </w:r>
      <w:del w:id="2171" w:author="Lino Acuña" w:date="2026-01-07T08:23:00Z" w16du:dateUtc="2026-01-07T11:23:00Z">
        <w:r w:rsidRPr="00656690" w:rsidDel="008B032F">
          <w:rPr>
            <w:b/>
            <w:bCs/>
            <w:lang w:val="es-CL"/>
          </w:rPr>
          <w:delText xml:space="preserve"> </w:delText>
        </w:r>
      </w:del>
      <w:ins w:id="2172" w:author="Lino Acuña" w:date="2026-01-07T08:23:00Z" w16du:dateUtc="2026-01-07T11:23:00Z">
        <w:r w:rsidR="008B032F">
          <w:rPr>
            <w:b/>
            <w:bCs/>
            <w:lang w:val="es-CL"/>
          </w:rPr>
          <w:t xml:space="preserve"> </w:t>
        </w:r>
      </w:ins>
      <w:r w:rsidRPr="00656690">
        <w:rPr>
          <w:b/>
          <w:bCs/>
          <w:lang w:val="es-CL"/>
        </w:rPr>
        <w:t>de</w:t>
      </w:r>
      <w:del w:id="2173" w:author="Lino Acuña" w:date="2026-01-07T08:23:00Z" w16du:dateUtc="2026-01-07T11:23:00Z">
        <w:r w:rsidRPr="00656690" w:rsidDel="008B032F">
          <w:rPr>
            <w:b/>
            <w:bCs/>
            <w:lang w:val="es-CL"/>
          </w:rPr>
          <w:delText xml:space="preserve"> </w:delText>
        </w:r>
      </w:del>
      <w:ins w:id="2174" w:author="Lino Acuña" w:date="2026-01-07T08:23:00Z" w16du:dateUtc="2026-01-07T11:23:00Z">
        <w:r w:rsidR="008B032F">
          <w:rPr>
            <w:b/>
            <w:bCs/>
            <w:lang w:val="es-CL"/>
          </w:rPr>
          <w:t xml:space="preserve"> </w:t>
        </w:r>
      </w:ins>
      <w:r w:rsidRPr="00656690">
        <w:rPr>
          <w:b/>
          <w:bCs/>
          <w:lang w:val="es-CL"/>
        </w:rPr>
        <w:t>Potencia:</w:t>
      </w:r>
      <w:del w:id="2175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76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Gestiona</w:t>
      </w:r>
      <w:del w:id="2177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78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el</w:t>
      </w:r>
      <w:del w:id="2179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80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consumo</w:t>
      </w:r>
      <w:del w:id="2181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82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energético</w:t>
      </w:r>
      <w:del w:id="2183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84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de</w:t>
      </w:r>
      <w:del w:id="2185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86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la</w:t>
      </w:r>
      <w:del w:id="2187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88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carga</w:t>
      </w:r>
      <w:del w:id="2189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90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útil.</w:t>
      </w:r>
    </w:p>
    <w:p w14:paraId="13E71F9E" w14:textId="1793DDA0" w:rsidR="00656690" w:rsidRPr="00656690" w:rsidRDefault="00656690" w:rsidP="00656690">
      <w:pPr>
        <w:numPr>
          <w:ilvl w:val="0"/>
          <w:numId w:val="18"/>
        </w:numPr>
        <w:rPr>
          <w:lang w:val="es-CL"/>
        </w:rPr>
      </w:pPr>
      <w:r w:rsidRPr="00656690">
        <w:rPr>
          <w:b/>
          <w:bCs/>
          <w:lang w:val="es-CL"/>
        </w:rPr>
        <w:t>Subsistema</w:t>
      </w:r>
      <w:del w:id="2191" w:author="Lino Acuña" w:date="2026-01-07T08:23:00Z" w16du:dateUtc="2026-01-07T11:23:00Z">
        <w:r w:rsidRPr="00656690" w:rsidDel="008B032F">
          <w:rPr>
            <w:b/>
            <w:bCs/>
            <w:lang w:val="es-CL"/>
          </w:rPr>
          <w:delText xml:space="preserve"> </w:delText>
        </w:r>
      </w:del>
      <w:ins w:id="2192" w:author="Lino Acuña" w:date="2026-01-07T08:23:00Z" w16du:dateUtc="2026-01-07T11:23:00Z">
        <w:r w:rsidR="008B032F">
          <w:rPr>
            <w:b/>
            <w:bCs/>
            <w:lang w:val="es-CL"/>
          </w:rPr>
          <w:t xml:space="preserve"> </w:t>
        </w:r>
      </w:ins>
      <w:r w:rsidRPr="00656690">
        <w:rPr>
          <w:b/>
          <w:bCs/>
          <w:lang w:val="es-CL"/>
        </w:rPr>
        <w:t>de</w:t>
      </w:r>
      <w:del w:id="2193" w:author="Lino Acuña" w:date="2026-01-07T08:23:00Z" w16du:dateUtc="2026-01-07T11:23:00Z">
        <w:r w:rsidRPr="00656690" w:rsidDel="008B032F">
          <w:rPr>
            <w:b/>
            <w:bCs/>
            <w:lang w:val="es-CL"/>
          </w:rPr>
          <w:delText xml:space="preserve"> </w:delText>
        </w:r>
      </w:del>
      <w:ins w:id="2194" w:author="Lino Acuña" w:date="2026-01-07T08:23:00Z" w16du:dateUtc="2026-01-07T11:23:00Z">
        <w:r w:rsidR="008B032F">
          <w:rPr>
            <w:b/>
            <w:bCs/>
            <w:lang w:val="es-CL"/>
          </w:rPr>
          <w:t xml:space="preserve"> </w:t>
        </w:r>
      </w:ins>
      <w:r w:rsidRPr="003E45C6">
        <w:rPr>
          <w:b/>
          <w:bCs/>
          <w:lang w:val="es-CL"/>
        </w:rPr>
        <w:t>RF</w:t>
      </w:r>
      <w:r w:rsidRPr="00656690">
        <w:rPr>
          <w:b/>
          <w:bCs/>
          <w:lang w:val="es-CL"/>
        </w:rPr>
        <w:t>:</w:t>
      </w:r>
      <w:del w:id="2195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96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Proporciona</w:t>
      </w:r>
      <w:del w:id="2197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198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el</w:t>
      </w:r>
      <w:del w:id="2199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200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enlace</w:t>
      </w:r>
      <w:del w:id="2201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202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físico</w:t>
      </w:r>
      <w:del w:id="2203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204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para</w:t>
      </w:r>
      <w:del w:id="2205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206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la</w:t>
      </w:r>
      <w:del w:id="2207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208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comunicación</w:t>
      </w:r>
      <w:del w:id="2209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210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con</w:t>
      </w:r>
      <w:del w:id="2211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212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estaciones</w:t>
      </w:r>
      <w:del w:id="2213" w:author="Lino Acuña" w:date="2026-01-07T08:23:00Z" w16du:dateUtc="2026-01-07T11:23:00Z">
        <w:r w:rsidRPr="00656690" w:rsidDel="008B032F">
          <w:rPr>
            <w:lang w:val="es-CL"/>
          </w:rPr>
          <w:delText xml:space="preserve"> </w:delText>
        </w:r>
      </w:del>
      <w:ins w:id="2214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656690">
        <w:rPr>
          <w:lang w:val="es-CL"/>
        </w:rPr>
        <w:t>terrestres.</w:t>
      </w:r>
    </w:p>
    <w:p w14:paraId="58EC0FBF" w14:textId="3D1C1B93" w:rsidR="00656690" w:rsidRPr="003E45C6" w:rsidRDefault="00656690" w:rsidP="00656690">
      <w:pPr>
        <w:pStyle w:val="Ttulo1"/>
        <w:rPr>
          <w:lang w:val="es-CL"/>
        </w:rPr>
      </w:pPr>
      <w:r w:rsidRPr="003E45C6">
        <w:rPr>
          <w:lang w:val="es-CL"/>
        </w:rPr>
        <w:t>Restricciones</w:t>
      </w:r>
    </w:p>
    <w:p w14:paraId="5D1977C6" w14:textId="2AA37791" w:rsidR="00656690" w:rsidRPr="00656690" w:rsidRDefault="00656690" w:rsidP="00656690">
      <w:pPr>
        <w:rPr>
          <w:sz w:val="24"/>
          <w:szCs w:val="24"/>
          <w:lang w:val="es-CL" w:eastAsia="es-CL"/>
        </w:rPr>
      </w:pPr>
      <w:r w:rsidRPr="00656690">
        <w:rPr>
          <w:sz w:val="24"/>
          <w:szCs w:val="24"/>
          <w:lang w:val="es-CL" w:eastAsia="es-CL"/>
        </w:rPr>
        <w:t>El</w:t>
      </w:r>
      <w:del w:id="2215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1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diseño</w:t>
      </w:r>
      <w:del w:id="2217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18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de</w:t>
      </w:r>
      <w:del w:id="2219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2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la</w:t>
      </w:r>
      <w:del w:id="2221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22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carga</w:t>
      </w:r>
      <w:del w:id="2223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24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útil</w:t>
      </w:r>
      <w:del w:id="2225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26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commentRangeStart w:id="2227"/>
      <w:del w:id="2228" w:author="Practico IDI 2" w:date="2026-01-07T09:54:00Z" w16du:dateUtc="2026-01-07T12:54:00Z">
        <w:r w:rsidRPr="00656690" w:rsidDel="002811A6">
          <w:rPr>
            <w:sz w:val="24"/>
            <w:szCs w:val="24"/>
            <w:lang w:val="es-CL" w:eastAsia="es-CL"/>
          </w:rPr>
          <w:delText xml:space="preserve">debe </w:delText>
        </w:r>
      </w:del>
      <w:ins w:id="2229" w:author="Practico IDI 2" w:date="2026-01-07T09:54:00Z" w16du:dateUtc="2026-01-07T12:54:00Z">
        <w:r w:rsidR="002811A6">
          <w:rPr>
            <w:sz w:val="24"/>
            <w:szCs w:val="24"/>
            <w:lang w:val="es-CL" w:eastAsia="es-CL"/>
          </w:rPr>
          <w:t>deberá</w:t>
        </w:r>
      </w:ins>
      <w:ins w:id="2230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commentRangeEnd w:id="2227"/>
      <w:ins w:id="2231" w:author="Lino Acuña" w:date="2026-01-07T08:26:00Z" w16du:dateUtc="2026-01-07T11:26:00Z">
        <w:r w:rsidR="008B032F">
          <w:rPr>
            <w:rStyle w:val="Refdecomentario"/>
          </w:rPr>
          <w:commentReference w:id="2227"/>
        </w:r>
      </w:ins>
      <w:r w:rsidRPr="00656690">
        <w:rPr>
          <w:sz w:val="24"/>
          <w:szCs w:val="24"/>
          <w:lang w:val="es-CL" w:eastAsia="es-CL"/>
        </w:rPr>
        <w:t>cumplir</w:t>
      </w:r>
      <w:del w:id="2232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3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de</w:t>
      </w:r>
      <w:del w:id="2234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3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forma</w:t>
      </w:r>
      <w:del w:id="2236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3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inamovible</w:t>
      </w:r>
      <w:del w:id="2238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3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con</w:t>
      </w:r>
      <w:del w:id="2240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4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las</w:t>
      </w:r>
      <w:del w:id="2242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4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siguientes</w:t>
      </w:r>
      <w:del w:id="2244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4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limitaciones</w:t>
      </w:r>
      <w:del w:id="2246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4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técnicas</w:t>
      </w:r>
      <w:del w:id="2248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4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y</w:t>
      </w:r>
      <w:del w:id="2250" w:author="Lino Acuña" w:date="2026-01-07T08:23:00Z" w16du:dateUtc="2026-01-07T11:23:00Z">
        <w:r w:rsidRPr="00656690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5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656690">
        <w:rPr>
          <w:sz w:val="24"/>
          <w:szCs w:val="24"/>
          <w:lang w:val="es-CL" w:eastAsia="es-CL"/>
        </w:rPr>
        <w:t>físicas:</w:t>
      </w:r>
    </w:p>
    <w:p w14:paraId="3514DFCA" w14:textId="48F0192E" w:rsidR="00656690" w:rsidRPr="003E45C6" w:rsidRDefault="00656690" w:rsidP="005B0206">
      <w:pPr>
        <w:pStyle w:val="Prrafodelista"/>
        <w:numPr>
          <w:ilvl w:val="0"/>
          <w:numId w:val="28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t>Masa:</w:t>
      </w:r>
      <w:del w:id="225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225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No</w:t>
      </w:r>
      <w:del w:id="225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5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exceder</w:t>
      </w:r>
      <w:del w:id="225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5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la</w:t>
      </w:r>
      <w:del w:id="225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5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masa</w:t>
      </w:r>
      <w:del w:id="226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6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total</w:t>
      </w:r>
      <w:del w:id="226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6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226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226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3</w:t>
      </w:r>
      <w:del w:id="2266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2267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kg</w:t>
      </w:r>
      <w:r w:rsidRPr="003E45C6">
        <w:rPr>
          <w:sz w:val="24"/>
          <w:szCs w:val="24"/>
          <w:lang w:val="es-CL" w:eastAsia="es-CL"/>
        </w:rPr>
        <w:t>,</w:t>
      </w:r>
      <w:del w:id="226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6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incluyendo</w:t>
      </w:r>
      <w:del w:id="227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7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todos</w:t>
      </w:r>
      <w:del w:id="227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7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los</w:t>
      </w:r>
      <w:del w:id="227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7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componentes</w:t>
      </w:r>
      <w:del w:id="227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7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y</w:t>
      </w:r>
      <w:del w:id="227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7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arneses.</w:t>
      </w:r>
    </w:p>
    <w:p w14:paraId="7CDA21B2" w14:textId="5F70D6CA" w:rsidR="00656690" w:rsidRPr="003E45C6" w:rsidRDefault="00656690" w:rsidP="005B0206">
      <w:pPr>
        <w:pStyle w:val="Prrafodelista"/>
        <w:numPr>
          <w:ilvl w:val="0"/>
          <w:numId w:val="28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t>Volumen:</w:t>
      </w:r>
      <w:del w:id="228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228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Confinarse</w:t>
      </w:r>
      <w:del w:id="228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8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</w:t>
      </w:r>
      <w:del w:id="228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8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un</w:t>
      </w:r>
      <w:del w:id="228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8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espacio</w:t>
      </w:r>
      <w:del w:id="228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8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físico</w:t>
      </w:r>
      <w:del w:id="229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9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máximo</w:t>
      </w:r>
      <w:del w:id="229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29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229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229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20</w:t>
      </w:r>
      <w:del w:id="2296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2297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cm</w:t>
      </w:r>
      <w:del w:id="2298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2299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x</w:t>
      </w:r>
      <w:del w:id="2300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2301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20</w:t>
      </w:r>
      <w:del w:id="2302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2303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cm</w:t>
      </w:r>
      <w:del w:id="2304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2305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x</w:t>
      </w:r>
      <w:del w:id="2306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2307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10</w:t>
      </w:r>
      <w:del w:id="2308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2309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cm</w:t>
      </w:r>
      <w:r w:rsidRPr="003E45C6">
        <w:rPr>
          <w:sz w:val="24"/>
          <w:szCs w:val="24"/>
          <w:lang w:val="es-CL" w:eastAsia="es-CL"/>
        </w:rPr>
        <w:t>.</w:t>
      </w:r>
    </w:p>
    <w:p w14:paraId="574B9748" w14:textId="4B781334" w:rsidR="00656690" w:rsidRPr="003E45C6" w:rsidRDefault="00656690" w:rsidP="005B0206">
      <w:pPr>
        <w:pStyle w:val="Prrafodelista"/>
        <w:numPr>
          <w:ilvl w:val="0"/>
          <w:numId w:val="28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t>Consumo</w:t>
      </w:r>
      <w:del w:id="2310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2311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energético:</w:t>
      </w:r>
      <w:del w:id="231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231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Operar</w:t>
      </w:r>
      <w:del w:id="231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1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bajo</w:t>
      </w:r>
      <w:del w:id="231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1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un</w:t>
      </w:r>
      <w:del w:id="231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1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régimen</w:t>
      </w:r>
      <w:del w:id="232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2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232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2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bajo</w:t>
      </w:r>
      <w:del w:id="232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2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consumo,</w:t>
      </w:r>
      <w:del w:id="232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2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compatible</w:t>
      </w:r>
      <w:del w:id="232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2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con</w:t>
      </w:r>
      <w:del w:id="233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3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la</w:t>
      </w:r>
      <w:del w:id="233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3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energía</w:t>
      </w:r>
      <w:del w:id="233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3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limitada</w:t>
      </w:r>
      <w:del w:id="233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3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disponible</w:t>
      </w:r>
      <w:del w:id="233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3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en</w:t>
      </w:r>
      <w:del w:id="234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4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una</w:t>
      </w:r>
      <w:del w:id="234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4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plataforma</w:t>
      </w:r>
      <w:del w:id="234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4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proofErr w:type="spellStart"/>
      <w:r w:rsidRPr="003E45C6">
        <w:rPr>
          <w:sz w:val="24"/>
          <w:szCs w:val="24"/>
          <w:lang w:val="es-CL" w:eastAsia="es-CL"/>
        </w:rPr>
        <w:t>CubeSat</w:t>
      </w:r>
      <w:proofErr w:type="spellEnd"/>
      <w:r w:rsidRPr="003E45C6">
        <w:rPr>
          <w:sz w:val="24"/>
          <w:szCs w:val="24"/>
          <w:lang w:val="es-CL" w:eastAsia="es-CL"/>
        </w:rPr>
        <w:t>.</w:t>
      </w:r>
    </w:p>
    <w:p w14:paraId="09F79B79" w14:textId="64B133AB" w:rsidR="00656690" w:rsidRPr="003E45C6" w:rsidRDefault="00656690" w:rsidP="005B0206">
      <w:pPr>
        <w:pStyle w:val="Prrafodelista"/>
        <w:numPr>
          <w:ilvl w:val="0"/>
          <w:numId w:val="28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t>Componentes:</w:t>
      </w:r>
      <w:del w:id="234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234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Priorizar</w:t>
      </w:r>
      <w:del w:id="234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4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el</w:t>
      </w:r>
      <w:del w:id="235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5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uso</w:t>
      </w:r>
      <w:del w:id="235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5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235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5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componentes</w:t>
      </w:r>
      <w:del w:id="235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5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comerciales</w:t>
      </w:r>
      <w:del w:id="235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5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(</w:t>
      </w:r>
      <w:r w:rsidRPr="003E45C6">
        <w:rPr>
          <w:b/>
          <w:bCs/>
          <w:sz w:val="24"/>
          <w:szCs w:val="24"/>
          <w:lang w:val="es-CL" w:eastAsia="es-CL"/>
        </w:rPr>
        <w:t>COTS</w:t>
      </w:r>
      <w:del w:id="2360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2361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-</w:t>
      </w:r>
      <w:del w:id="2362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2363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0C58C3">
        <w:rPr>
          <w:b/>
          <w:bCs/>
          <w:sz w:val="24"/>
          <w:szCs w:val="24"/>
          <w:lang w:val="es-CL" w:eastAsia="es-CL"/>
        </w:rPr>
        <w:t>Commercial</w:t>
      </w:r>
      <w:del w:id="2364" w:author="Lino Acuña" w:date="2026-01-07T08:23:00Z" w16du:dateUtc="2026-01-07T11:23:00Z">
        <w:r w:rsidRPr="000C58C3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2365" w:author="Lino Acuña" w:date="2026-01-07T08:23:00Z" w16du:dateUtc="2026-01-07T11:23:00Z">
        <w:r w:rsidR="008B032F" w:rsidRPr="000C58C3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0C58C3">
        <w:rPr>
          <w:b/>
          <w:bCs/>
          <w:sz w:val="24"/>
          <w:szCs w:val="24"/>
          <w:lang w:val="es-CL" w:eastAsia="es-CL"/>
        </w:rPr>
        <w:t>Off-The-Shelf</w:t>
      </w:r>
      <w:r w:rsidRPr="003E45C6">
        <w:rPr>
          <w:sz w:val="24"/>
          <w:szCs w:val="24"/>
          <w:lang w:val="es-CL" w:eastAsia="es-CL"/>
        </w:rPr>
        <w:t>)</w:t>
      </w:r>
      <w:del w:id="236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6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236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6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bajo</w:t>
      </w:r>
      <w:del w:id="237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7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consumo</w:t>
      </w:r>
      <w:del w:id="237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7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y</w:t>
      </w:r>
      <w:del w:id="237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7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con</w:t>
      </w:r>
      <w:del w:id="237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7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resistencia</w:t>
      </w:r>
      <w:del w:id="237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7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probada</w:t>
      </w:r>
      <w:del w:id="238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8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a</w:t>
      </w:r>
      <w:del w:id="238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8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la</w:t>
      </w:r>
      <w:del w:id="238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8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radiación.</w:t>
      </w:r>
    </w:p>
    <w:p w14:paraId="7B141D29" w14:textId="5AA44AD3" w:rsidR="00656690" w:rsidRPr="003E45C6" w:rsidRDefault="00656690" w:rsidP="005B0206">
      <w:pPr>
        <w:pStyle w:val="Prrafodelista"/>
        <w:numPr>
          <w:ilvl w:val="0"/>
          <w:numId w:val="28"/>
        </w:numPr>
        <w:rPr>
          <w:sz w:val="24"/>
          <w:szCs w:val="24"/>
          <w:lang w:val="es-CL" w:eastAsia="es-CL"/>
        </w:rPr>
      </w:pPr>
      <w:r w:rsidRPr="003E45C6">
        <w:rPr>
          <w:b/>
          <w:bCs/>
          <w:sz w:val="24"/>
          <w:szCs w:val="24"/>
          <w:lang w:val="es-CL" w:eastAsia="es-CL"/>
        </w:rPr>
        <w:t>Compatibilidad:</w:t>
      </w:r>
      <w:del w:id="238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> </w:delText>
        </w:r>
      </w:del>
      <w:ins w:id="238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Garantizar</w:t>
      </w:r>
      <w:del w:id="238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8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la</w:t>
      </w:r>
      <w:del w:id="239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9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compatibilidad</w:t>
      </w:r>
      <w:del w:id="239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9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con</w:t>
      </w:r>
      <w:del w:id="239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9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las</w:t>
      </w:r>
      <w:del w:id="239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9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interfaces</w:t>
      </w:r>
      <w:del w:id="239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39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</w:t>
      </w:r>
      <w:del w:id="240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40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datos</w:t>
      </w:r>
      <w:del w:id="240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40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del</w:t>
      </w:r>
      <w:del w:id="2404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405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bus</w:t>
      </w:r>
      <w:del w:id="2406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407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del</w:t>
      </w:r>
      <w:del w:id="2408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409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satélite</w:t>
      </w:r>
      <w:del w:id="2410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411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proofErr w:type="spellStart"/>
      <w:r w:rsidRPr="003E45C6">
        <w:rPr>
          <w:sz w:val="24"/>
          <w:szCs w:val="24"/>
          <w:lang w:val="es-CL" w:eastAsia="es-CL"/>
        </w:rPr>
        <w:t>GomSpace</w:t>
      </w:r>
      <w:proofErr w:type="spellEnd"/>
      <w:del w:id="2412" w:author="Lino Acuña" w:date="2026-01-07T08:23:00Z" w16du:dateUtc="2026-01-07T11:23:00Z">
        <w:r w:rsidRPr="003E45C6" w:rsidDel="008B032F">
          <w:rPr>
            <w:sz w:val="24"/>
            <w:szCs w:val="24"/>
            <w:lang w:val="es-CL" w:eastAsia="es-CL"/>
          </w:rPr>
          <w:delText xml:space="preserve"> </w:delText>
        </w:r>
      </w:del>
      <w:ins w:id="2413" w:author="Lino Acuña" w:date="2026-01-07T08:23:00Z" w16du:dateUtc="2026-01-07T11:23:00Z">
        <w:r w:rsidR="008B032F">
          <w:rPr>
            <w:sz w:val="24"/>
            <w:szCs w:val="24"/>
            <w:lang w:val="es-CL" w:eastAsia="es-CL"/>
          </w:rPr>
          <w:t xml:space="preserve"> </w:t>
        </w:r>
      </w:ins>
      <w:r w:rsidRPr="003E45C6">
        <w:rPr>
          <w:sz w:val="24"/>
          <w:szCs w:val="24"/>
          <w:lang w:val="es-CL" w:eastAsia="es-CL"/>
        </w:rPr>
        <w:t>(</w:t>
      </w:r>
      <w:r w:rsidRPr="003E45C6">
        <w:rPr>
          <w:b/>
          <w:bCs/>
          <w:sz w:val="24"/>
          <w:szCs w:val="24"/>
          <w:lang w:val="es-CL" w:eastAsia="es-CL"/>
        </w:rPr>
        <w:t>I2C,</w:t>
      </w:r>
      <w:del w:id="2414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2415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CAN</w:t>
      </w:r>
      <w:del w:id="2416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2417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o</w:t>
      </w:r>
      <w:del w:id="2418" w:author="Lino Acuña" w:date="2026-01-07T08:23:00Z" w16du:dateUtc="2026-01-07T11:23:00Z">
        <w:r w:rsidRPr="003E45C6" w:rsidDel="008B032F">
          <w:rPr>
            <w:b/>
            <w:bCs/>
            <w:sz w:val="24"/>
            <w:szCs w:val="24"/>
            <w:lang w:val="es-CL" w:eastAsia="es-CL"/>
          </w:rPr>
          <w:delText xml:space="preserve"> </w:delText>
        </w:r>
      </w:del>
      <w:ins w:id="2419" w:author="Lino Acuña" w:date="2026-01-07T08:23:00Z" w16du:dateUtc="2026-01-07T11:23:00Z">
        <w:r w:rsidR="008B032F">
          <w:rPr>
            <w:b/>
            <w:bCs/>
            <w:sz w:val="24"/>
            <w:szCs w:val="24"/>
            <w:lang w:val="es-CL" w:eastAsia="es-CL"/>
          </w:rPr>
          <w:t xml:space="preserve"> </w:t>
        </w:r>
      </w:ins>
      <w:r w:rsidRPr="003E45C6">
        <w:rPr>
          <w:b/>
          <w:bCs/>
          <w:sz w:val="24"/>
          <w:szCs w:val="24"/>
          <w:lang w:val="es-CL" w:eastAsia="es-CL"/>
        </w:rPr>
        <w:t>UART</w:t>
      </w:r>
      <w:r w:rsidRPr="003E45C6">
        <w:rPr>
          <w:sz w:val="24"/>
          <w:szCs w:val="24"/>
          <w:lang w:val="es-CL" w:eastAsia="es-CL"/>
        </w:rPr>
        <w:t>).</w:t>
      </w:r>
    </w:p>
    <w:p w14:paraId="02A11DCA" w14:textId="426F0626" w:rsidR="00656690" w:rsidRPr="003E45C6" w:rsidRDefault="00656690" w:rsidP="00656690">
      <w:pPr>
        <w:pStyle w:val="Ttulo1"/>
        <w:rPr>
          <w:lang w:val="es-CL"/>
        </w:rPr>
      </w:pPr>
      <w:r w:rsidRPr="003E45C6">
        <w:rPr>
          <w:lang w:val="es-CL"/>
        </w:rPr>
        <w:lastRenderedPageBreak/>
        <w:t>proyección</w:t>
      </w:r>
      <w:del w:id="2420" w:author="Lino Acuña" w:date="2026-01-07T08:23:00Z" w16du:dateUtc="2026-01-07T11:23:00Z">
        <w:r w:rsidRPr="003E45C6" w:rsidDel="008B032F">
          <w:rPr>
            <w:lang w:val="es-CL"/>
          </w:rPr>
          <w:delText xml:space="preserve"> </w:delText>
        </w:r>
      </w:del>
      <w:ins w:id="2421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3E45C6">
        <w:rPr>
          <w:lang w:val="es-CL"/>
        </w:rPr>
        <w:t>y</w:t>
      </w:r>
      <w:del w:id="2422" w:author="Lino Acuña" w:date="2026-01-07T08:23:00Z" w16du:dateUtc="2026-01-07T11:23:00Z">
        <w:r w:rsidRPr="003E45C6" w:rsidDel="008B032F">
          <w:rPr>
            <w:lang w:val="es-CL"/>
          </w:rPr>
          <w:delText xml:space="preserve"> </w:delText>
        </w:r>
      </w:del>
      <w:ins w:id="2423" w:author="Lino Acuña" w:date="2026-01-07T08:23:00Z" w16du:dateUtc="2026-01-07T11:23:00Z">
        <w:r w:rsidR="008B032F">
          <w:rPr>
            <w:lang w:val="es-CL"/>
          </w:rPr>
          <w:t xml:space="preserve"> </w:t>
        </w:r>
      </w:ins>
      <w:r w:rsidRPr="003E45C6">
        <w:rPr>
          <w:lang w:val="es-CL"/>
        </w:rPr>
        <w:t>escalabilidad</w:t>
      </w:r>
    </w:p>
    <w:p w14:paraId="7C859459" w14:textId="0F56DFFE" w:rsidR="00656690" w:rsidRPr="003E45C6" w:rsidRDefault="00656690" w:rsidP="00656690">
      <w:pPr>
        <w:rPr>
          <w:lang w:val="es-CL"/>
        </w:rPr>
      </w:pPr>
      <w:r w:rsidRPr="003E45C6">
        <w:t>El</w:t>
      </w:r>
      <w:del w:id="2424" w:author="Lino Acuña" w:date="2026-01-07T08:23:00Z" w16du:dateUtc="2026-01-07T11:23:00Z">
        <w:r w:rsidRPr="003E45C6" w:rsidDel="008B032F">
          <w:delText xml:space="preserve"> </w:delText>
        </w:r>
      </w:del>
      <w:ins w:id="2425" w:author="Lino Acuña" w:date="2026-01-07T08:23:00Z" w16du:dateUtc="2026-01-07T11:23:00Z">
        <w:r w:rsidR="008B032F">
          <w:t xml:space="preserve"> </w:t>
        </w:r>
      </w:ins>
      <w:r w:rsidRPr="003E45C6">
        <w:t>valor</w:t>
      </w:r>
      <w:del w:id="2426" w:author="Lino Acuña" w:date="2026-01-07T08:23:00Z" w16du:dateUtc="2026-01-07T11:23:00Z">
        <w:r w:rsidRPr="003E45C6" w:rsidDel="008B032F">
          <w:delText xml:space="preserve"> </w:delText>
        </w:r>
      </w:del>
      <w:ins w:id="2427" w:author="Lino Acuña" w:date="2026-01-07T08:23:00Z" w16du:dateUtc="2026-01-07T11:23:00Z">
        <w:r w:rsidR="008B032F">
          <w:t xml:space="preserve"> </w:t>
        </w:r>
      </w:ins>
      <w:r w:rsidRPr="003E45C6">
        <w:t>del</w:t>
      </w:r>
      <w:del w:id="2428" w:author="Lino Acuña" w:date="2026-01-07T08:23:00Z" w16du:dateUtc="2026-01-07T11:23:00Z">
        <w:r w:rsidRPr="003E45C6" w:rsidDel="008B032F">
          <w:delText xml:space="preserve"> </w:delText>
        </w:r>
      </w:del>
      <w:ins w:id="2429" w:author="Lino Acuña" w:date="2026-01-07T08:23:00Z" w16du:dateUtc="2026-01-07T11:23:00Z">
        <w:r w:rsidR="008B032F">
          <w:t xml:space="preserve"> </w:t>
        </w:r>
      </w:ins>
      <w:r w:rsidRPr="003E45C6">
        <w:t>proyecto</w:t>
      </w:r>
      <w:del w:id="2430" w:author="Lino Acuña" w:date="2026-01-07T08:23:00Z" w16du:dateUtc="2026-01-07T11:23:00Z">
        <w:r w:rsidRPr="003E45C6" w:rsidDel="008B032F">
          <w:delText xml:space="preserve"> </w:delText>
        </w:r>
      </w:del>
      <w:ins w:id="2431" w:author="Lino Acuña" w:date="2026-01-07T08:23:00Z" w16du:dateUtc="2026-01-07T11:23:00Z">
        <w:r w:rsidR="008B032F">
          <w:t xml:space="preserve"> </w:t>
        </w:r>
      </w:ins>
      <w:r w:rsidRPr="003E45C6">
        <w:t>reside</w:t>
      </w:r>
      <w:del w:id="2432" w:author="Lino Acuña" w:date="2026-01-07T08:23:00Z" w16du:dateUtc="2026-01-07T11:23:00Z">
        <w:r w:rsidRPr="003E45C6" w:rsidDel="008B032F">
          <w:delText xml:space="preserve"> </w:delText>
        </w:r>
      </w:del>
      <w:ins w:id="2433" w:author="Lino Acuña" w:date="2026-01-07T08:23:00Z" w16du:dateUtc="2026-01-07T11:23:00Z">
        <w:r w:rsidR="008B032F">
          <w:t xml:space="preserve"> </w:t>
        </w:r>
      </w:ins>
      <w:r w:rsidRPr="003E45C6">
        <w:t>en</w:t>
      </w:r>
      <w:del w:id="2434" w:author="Lino Acuña" w:date="2026-01-07T08:23:00Z" w16du:dateUtc="2026-01-07T11:23:00Z">
        <w:r w:rsidRPr="003E45C6" w:rsidDel="008B032F">
          <w:delText xml:space="preserve"> </w:delText>
        </w:r>
      </w:del>
      <w:ins w:id="2435" w:author="Lino Acuña" w:date="2026-01-07T08:23:00Z" w16du:dateUtc="2026-01-07T11:23:00Z">
        <w:r w:rsidR="008B032F">
          <w:t xml:space="preserve"> </w:t>
        </w:r>
      </w:ins>
      <w:r w:rsidRPr="003E45C6">
        <w:t>su</w:t>
      </w:r>
      <w:del w:id="2436" w:author="Lino Acuña" w:date="2026-01-07T08:23:00Z" w16du:dateUtc="2026-01-07T11:23:00Z">
        <w:r w:rsidRPr="003E45C6" w:rsidDel="008B032F">
          <w:delText xml:space="preserve"> </w:delText>
        </w:r>
      </w:del>
      <w:ins w:id="2437" w:author="Lino Acuña" w:date="2026-01-07T08:23:00Z" w16du:dateUtc="2026-01-07T11:23:00Z">
        <w:r w:rsidR="008B032F">
          <w:t xml:space="preserve"> </w:t>
        </w:r>
      </w:ins>
      <w:r w:rsidRPr="003E45C6">
        <w:t>potencial</w:t>
      </w:r>
      <w:del w:id="2438" w:author="Lino Acuña" w:date="2026-01-07T08:23:00Z" w16du:dateUtc="2026-01-07T11:23:00Z">
        <w:r w:rsidRPr="003E45C6" w:rsidDel="008B032F">
          <w:delText xml:space="preserve"> </w:delText>
        </w:r>
      </w:del>
      <w:ins w:id="2439" w:author="Lino Acuña" w:date="2026-01-07T08:23:00Z" w16du:dateUtc="2026-01-07T11:23:00Z">
        <w:r w:rsidR="008B032F">
          <w:t xml:space="preserve"> </w:t>
        </w:r>
      </w:ins>
      <w:r w:rsidRPr="003E45C6">
        <w:t>para</w:t>
      </w:r>
      <w:del w:id="2440" w:author="Lino Acuña" w:date="2026-01-07T08:23:00Z" w16du:dateUtc="2026-01-07T11:23:00Z">
        <w:r w:rsidRPr="003E45C6" w:rsidDel="008B032F">
          <w:delText xml:space="preserve"> </w:delText>
        </w:r>
      </w:del>
      <w:ins w:id="2441" w:author="Lino Acuña" w:date="2026-01-07T08:23:00Z" w16du:dateUtc="2026-01-07T11:23:00Z">
        <w:r w:rsidR="008B032F">
          <w:t xml:space="preserve"> </w:t>
        </w:r>
      </w:ins>
      <w:r w:rsidRPr="003E45C6">
        <w:t>evolucionar</w:t>
      </w:r>
      <w:del w:id="2442" w:author="Lino Acuña" w:date="2026-01-07T08:23:00Z" w16du:dateUtc="2026-01-07T11:23:00Z">
        <w:r w:rsidRPr="003E45C6" w:rsidDel="008B032F">
          <w:delText xml:space="preserve"> </w:delText>
        </w:r>
      </w:del>
      <w:ins w:id="2443" w:author="Lino Acuña" w:date="2026-01-07T08:23:00Z" w16du:dateUtc="2026-01-07T11:23:00Z">
        <w:r w:rsidR="008B032F">
          <w:t xml:space="preserve"> </w:t>
        </w:r>
      </w:ins>
      <w:r w:rsidRPr="003E45C6">
        <w:t>y</w:t>
      </w:r>
      <w:del w:id="2444" w:author="Lino Acuña" w:date="2026-01-07T08:23:00Z" w16du:dateUtc="2026-01-07T11:23:00Z">
        <w:r w:rsidRPr="003E45C6" w:rsidDel="008B032F">
          <w:delText xml:space="preserve"> </w:delText>
        </w:r>
      </w:del>
      <w:ins w:id="2445" w:author="Lino Acuña" w:date="2026-01-07T08:23:00Z" w16du:dateUtc="2026-01-07T11:23:00Z">
        <w:r w:rsidR="008B032F">
          <w:t xml:space="preserve"> </w:t>
        </w:r>
      </w:ins>
      <w:r w:rsidRPr="003E45C6">
        <w:t>generar</w:t>
      </w:r>
      <w:del w:id="2446" w:author="Lino Acuña" w:date="2026-01-07T08:23:00Z" w16du:dateUtc="2026-01-07T11:23:00Z">
        <w:r w:rsidRPr="003E45C6" w:rsidDel="008B032F">
          <w:delText xml:space="preserve"> </w:delText>
        </w:r>
      </w:del>
      <w:ins w:id="2447" w:author="Lino Acuña" w:date="2026-01-07T08:23:00Z" w16du:dateUtc="2026-01-07T11:23:00Z">
        <w:r w:rsidR="008B032F">
          <w:t xml:space="preserve"> </w:t>
        </w:r>
      </w:ins>
      <w:r w:rsidRPr="003E45C6">
        <w:t>un</w:t>
      </w:r>
      <w:del w:id="2448" w:author="Lino Acuña" w:date="2026-01-07T08:23:00Z" w16du:dateUtc="2026-01-07T11:23:00Z">
        <w:r w:rsidRPr="003E45C6" w:rsidDel="008B032F">
          <w:delText xml:space="preserve"> </w:delText>
        </w:r>
      </w:del>
      <w:ins w:id="2449" w:author="Lino Acuña" w:date="2026-01-07T08:23:00Z" w16du:dateUtc="2026-01-07T11:23:00Z">
        <w:r w:rsidR="008B032F">
          <w:t xml:space="preserve"> </w:t>
        </w:r>
      </w:ins>
      <w:r w:rsidRPr="003E45C6">
        <w:t>impacto</w:t>
      </w:r>
      <w:del w:id="2450" w:author="Lino Acuña" w:date="2026-01-07T08:23:00Z" w16du:dateUtc="2026-01-07T11:23:00Z">
        <w:r w:rsidRPr="003E45C6" w:rsidDel="008B032F">
          <w:delText xml:space="preserve"> </w:delText>
        </w:r>
      </w:del>
      <w:ins w:id="2451" w:author="Lino Acuña" w:date="2026-01-07T08:23:00Z" w16du:dateUtc="2026-01-07T11:23:00Z">
        <w:r w:rsidR="008B032F">
          <w:t xml:space="preserve"> </w:t>
        </w:r>
      </w:ins>
      <w:r w:rsidRPr="003E45C6">
        <w:t>estratégico</w:t>
      </w:r>
      <w:del w:id="2452" w:author="Lino Acuña" w:date="2026-01-07T08:23:00Z" w16du:dateUtc="2026-01-07T11:23:00Z">
        <w:r w:rsidRPr="003E45C6" w:rsidDel="008B032F">
          <w:delText xml:space="preserve"> </w:delText>
        </w:r>
      </w:del>
      <w:ins w:id="2453" w:author="Lino Acuña" w:date="2026-01-07T08:23:00Z" w16du:dateUtc="2026-01-07T11:23:00Z">
        <w:r w:rsidR="008B032F">
          <w:t xml:space="preserve"> </w:t>
        </w:r>
      </w:ins>
      <w:r w:rsidRPr="003E45C6">
        <w:t>a</w:t>
      </w:r>
      <w:del w:id="2454" w:author="Lino Acuña" w:date="2026-01-07T08:23:00Z" w16du:dateUtc="2026-01-07T11:23:00Z">
        <w:r w:rsidRPr="003E45C6" w:rsidDel="008B032F">
          <w:delText xml:space="preserve"> </w:delText>
        </w:r>
      </w:del>
      <w:ins w:id="2455" w:author="Lino Acuña" w:date="2026-01-07T08:23:00Z" w16du:dateUtc="2026-01-07T11:23:00Z">
        <w:r w:rsidR="008B032F">
          <w:t xml:space="preserve"> </w:t>
        </w:r>
      </w:ins>
      <w:r w:rsidRPr="003E45C6">
        <w:t>largo</w:t>
      </w:r>
      <w:del w:id="2456" w:author="Lino Acuña" w:date="2026-01-07T08:23:00Z" w16du:dateUtc="2026-01-07T11:23:00Z">
        <w:r w:rsidRPr="003E45C6" w:rsidDel="008B032F">
          <w:delText xml:space="preserve"> </w:delText>
        </w:r>
      </w:del>
      <w:ins w:id="2457" w:author="Lino Acuña" w:date="2026-01-07T08:23:00Z" w16du:dateUtc="2026-01-07T11:23:00Z">
        <w:r w:rsidR="008B032F">
          <w:t xml:space="preserve"> </w:t>
        </w:r>
      </w:ins>
      <w:r w:rsidRPr="003E45C6">
        <w:t>plazo.</w:t>
      </w:r>
      <w:del w:id="2458" w:author="Lino Acuña" w:date="2026-01-07T08:23:00Z" w16du:dateUtc="2026-01-07T11:23:00Z">
        <w:r w:rsidRPr="003E45C6" w:rsidDel="008B032F">
          <w:delText xml:space="preserve"> </w:delText>
        </w:r>
      </w:del>
      <w:ins w:id="2459" w:author="Lino Acuña" w:date="2026-01-07T08:23:00Z" w16du:dateUtc="2026-01-07T11:23:00Z">
        <w:r w:rsidR="008B032F">
          <w:t xml:space="preserve"> </w:t>
        </w:r>
      </w:ins>
      <w:r w:rsidRPr="003E45C6">
        <w:t>La</w:t>
      </w:r>
      <w:del w:id="2460" w:author="Lino Acuña" w:date="2026-01-07T08:23:00Z" w16du:dateUtc="2026-01-07T11:23:00Z">
        <w:r w:rsidRPr="003E45C6" w:rsidDel="008B032F">
          <w:delText xml:space="preserve"> </w:delText>
        </w:r>
      </w:del>
      <w:ins w:id="2461" w:author="Lino Acuña" w:date="2026-01-07T08:23:00Z" w16du:dateUtc="2026-01-07T11:23:00Z">
        <w:r w:rsidR="008B032F">
          <w:t xml:space="preserve"> </w:t>
        </w:r>
      </w:ins>
      <w:r w:rsidRPr="003E45C6">
        <w:t>arquitectura</w:t>
      </w:r>
      <w:del w:id="2462" w:author="Lino Acuña" w:date="2026-01-07T08:23:00Z" w16du:dateUtc="2026-01-07T11:23:00Z">
        <w:r w:rsidRPr="003E45C6" w:rsidDel="008B032F">
          <w:delText xml:space="preserve"> </w:delText>
        </w:r>
      </w:del>
      <w:ins w:id="2463" w:author="Lino Acuña" w:date="2026-01-07T08:23:00Z" w16du:dateUtc="2026-01-07T11:23:00Z">
        <w:r w:rsidR="008B032F">
          <w:t xml:space="preserve"> </w:t>
        </w:r>
      </w:ins>
      <w:r w:rsidRPr="003E45C6">
        <w:t>modular</w:t>
      </w:r>
      <w:del w:id="2464" w:author="Lino Acuña" w:date="2026-01-07T08:23:00Z" w16du:dateUtc="2026-01-07T11:23:00Z">
        <w:r w:rsidRPr="003E45C6" w:rsidDel="008B032F">
          <w:delText xml:space="preserve"> </w:delText>
        </w:r>
      </w:del>
      <w:ins w:id="2465" w:author="Lino Acuña" w:date="2026-01-07T08:23:00Z" w16du:dateUtc="2026-01-07T11:23:00Z">
        <w:r w:rsidR="008B032F">
          <w:t xml:space="preserve"> </w:t>
        </w:r>
      </w:ins>
      <w:r w:rsidRPr="003E45C6">
        <w:t>de</w:t>
      </w:r>
      <w:del w:id="2466" w:author="Lino Acuña" w:date="2026-01-07T08:23:00Z" w16du:dateUtc="2026-01-07T11:23:00Z">
        <w:r w:rsidRPr="003E45C6" w:rsidDel="008B032F">
          <w:delText xml:space="preserve"> </w:delText>
        </w:r>
      </w:del>
      <w:ins w:id="2467" w:author="Lino Acuña" w:date="2026-01-07T08:23:00Z" w16du:dateUtc="2026-01-07T11:23:00Z">
        <w:r w:rsidR="008B032F">
          <w:t xml:space="preserve"> </w:t>
        </w:r>
      </w:ins>
      <w:r w:rsidRPr="003E45C6">
        <w:t>la</w:t>
      </w:r>
      <w:del w:id="2468" w:author="Lino Acuña" w:date="2026-01-07T08:23:00Z" w16du:dateUtc="2026-01-07T11:23:00Z">
        <w:r w:rsidRPr="003E45C6" w:rsidDel="008B032F">
          <w:delText xml:space="preserve"> </w:delText>
        </w:r>
      </w:del>
      <w:ins w:id="2469" w:author="Lino Acuña" w:date="2026-01-07T08:23:00Z" w16du:dateUtc="2026-01-07T11:23:00Z">
        <w:r w:rsidR="008B032F">
          <w:t xml:space="preserve"> </w:t>
        </w:r>
      </w:ins>
      <w:r w:rsidRPr="003E45C6">
        <w:t>carga</w:t>
      </w:r>
      <w:del w:id="2470" w:author="Lino Acuña" w:date="2026-01-07T08:23:00Z" w16du:dateUtc="2026-01-07T11:23:00Z">
        <w:r w:rsidRPr="003E45C6" w:rsidDel="008B032F">
          <w:delText xml:space="preserve"> </w:delText>
        </w:r>
      </w:del>
      <w:ins w:id="2471" w:author="Lino Acuña" w:date="2026-01-07T08:23:00Z" w16du:dateUtc="2026-01-07T11:23:00Z">
        <w:r w:rsidR="008B032F">
          <w:t xml:space="preserve"> </w:t>
        </w:r>
      </w:ins>
      <w:r w:rsidRPr="003E45C6">
        <w:t>útil</w:t>
      </w:r>
      <w:del w:id="2472" w:author="Lino Acuña" w:date="2026-01-07T08:23:00Z" w16du:dateUtc="2026-01-07T11:23:00Z">
        <w:r w:rsidRPr="003E45C6" w:rsidDel="008B032F">
          <w:delText xml:space="preserve"> </w:delText>
        </w:r>
      </w:del>
      <w:ins w:id="2473" w:author="Lino Acuña" w:date="2026-01-07T08:23:00Z" w16du:dateUtc="2026-01-07T11:23:00Z">
        <w:r w:rsidR="008B032F">
          <w:t xml:space="preserve"> </w:t>
        </w:r>
      </w:ins>
      <w:r w:rsidRPr="003E45C6">
        <w:t>no</w:t>
      </w:r>
      <w:del w:id="2474" w:author="Lino Acuña" w:date="2026-01-07T08:23:00Z" w16du:dateUtc="2026-01-07T11:23:00Z">
        <w:r w:rsidRPr="003E45C6" w:rsidDel="008B032F">
          <w:delText xml:space="preserve"> </w:delText>
        </w:r>
      </w:del>
      <w:ins w:id="2475" w:author="Lino Acuña" w:date="2026-01-07T08:23:00Z" w16du:dateUtc="2026-01-07T11:23:00Z">
        <w:r w:rsidR="008B032F">
          <w:t xml:space="preserve"> </w:t>
        </w:r>
      </w:ins>
      <w:r w:rsidRPr="003E45C6">
        <w:t>solo</w:t>
      </w:r>
      <w:del w:id="2476" w:author="Lino Acuña" w:date="2026-01-07T08:23:00Z" w16du:dateUtc="2026-01-07T11:23:00Z">
        <w:r w:rsidRPr="003E45C6" w:rsidDel="008B032F">
          <w:delText xml:space="preserve"> </w:delText>
        </w:r>
      </w:del>
      <w:ins w:id="2477" w:author="Lino Acuña" w:date="2026-01-07T08:23:00Z" w16du:dateUtc="2026-01-07T11:23:00Z">
        <w:r w:rsidR="008B032F">
          <w:t xml:space="preserve"> </w:t>
        </w:r>
      </w:ins>
      <w:r w:rsidRPr="003E45C6">
        <w:t>permite</w:t>
      </w:r>
      <w:del w:id="2478" w:author="Lino Acuña" w:date="2026-01-07T08:23:00Z" w16du:dateUtc="2026-01-07T11:23:00Z">
        <w:r w:rsidRPr="003E45C6" w:rsidDel="008B032F">
          <w:delText xml:space="preserve"> </w:delText>
        </w:r>
      </w:del>
      <w:ins w:id="2479" w:author="Lino Acuña" w:date="2026-01-07T08:23:00Z" w16du:dateUtc="2026-01-07T11:23:00Z">
        <w:r w:rsidR="008B032F">
          <w:t xml:space="preserve"> </w:t>
        </w:r>
      </w:ins>
      <w:r w:rsidRPr="003E45C6">
        <w:t>su</w:t>
      </w:r>
      <w:del w:id="2480" w:author="Lino Acuña" w:date="2026-01-07T08:23:00Z" w16du:dateUtc="2026-01-07T11:23:00Z">
        <w:r w:rsidRPr="003E45C6" w:rsidDel="008B032F">
          <w:delText> </w:delText>
        </w:r>
      </w:del>
      <w:ins w:id="2481" w:author="Lino Acuña" w:date="2026-01-07T08:23:00Z" w16du:dateUtc="2026-01-07T11:23:00Z">
        <w:r w:rsidR="008B032F">
          <w:t xml:space="preserve"> </w:t>
        </w:r>
      </w:ins>
      <w:r w:rsidRPr="003E45C6">
        <w:rPr>
          <w:b/>
          <w:bCs/>
        </w:rPr>
        <w:t>reutilización</w:t>
      </w:r>
      <w:del w:id="2482" w:author="Lino Acuña" w:date="2026-01-07T08:23:00Z" w16du:dateUtc="2026-01-07T11:23:00Z">
        <w:r w:rsidRPr="003E45C6" w:rsidDel="008B032F">
          <w:delText> </w:delText>
        </w:r>
      </w:del>
      <w:ins w:id="2483" w:author="Lino Acuña" w:date="2026-01-07T08:23:00Z" w16du:dateUtc="2026-01-07T11:23:00Z">
        <w:r w:rsidR="008B032F">
          <w:t xml:space="preserve"> </w:t>
        </w:r>
      </w:ins>
      <w:r w:rsidRPr="003E45C6">
        <w:t>en</w:t>
      </w:r>
      <w:del w:id="2484" w:author="Lino Acuña" w:date="2026-01-07T08:23:00Z" w16du:dateUtc="2026-01-07T11:23:00Z">
        <w:r w:rsidRPr="003E45C6" w:rsidDel="008B032F">
          <w:delText xml:space="preserve"> </w:delText>
        </w:r>
      </w:del>
      <w:ins w:id="2485" w:author="Lino Acuña" w:date="2026-01-07T08:23:00Z" w16du:dateUtc="2026-01-07T11:23:00Z">
        <w:r w:rsidR="008B032F">
          <w:t xml:space="preserve"> </w:t>
        </w:r>
      </w:ins>
      <w:r w:rsidRPr="003E45C6">
        <w:t>futuros</w:t>
      </w:r>
      <w:del w:id="2486" w:author="Lino Acuña" w:date="2026-01-07T08:23:00Z" w16du:dateUtc="2026-01-07T11:23:00Z">
        <w:r w:rsidRPr="003E45C6" w:rsidDel="008B032F">
          <w:delText xml:space="preserve"> </w:delText>
        </w:r>
      </w:del>
      <w:ins w:id="2487" w:author="Lino Acuña" w:date="2026-01-07T08:23:00Z" w16du:dateUtc="2026-01-07T11:23:00Z">
        <w:r w:rsidR="008B032F">
          <w:t xml:space="preserve"> </w:t>
        </w:r>
      </w:ins>
      <w:r w:rsidRPr="003E45C6">
        <w:t>satélites</w:t>
      </w:r>
      <w:del w:id="2488" w:author="Lino Acuña" w:date="2026-01-07T08:23:00Z" w16du:dateUtc="2026-01-07T11:23:00Z">
        <w:r w:rsidRPr="003E45C6" w:rsidDel="008B032F">
          <w:delText xml:space="preserve"> </w:delText>
        </w:r>
      </w:del>
      <w:ins w:id="2489" w:author="Lino Acuña" w:date="2026-01-07T08:23:00Z" w16du:dateUtc="2026-01-07T11:23:00Z">
        <w:r w:rsidR="008B032F">
          <w:t xml:space="preserve"> </w:t>
        </w:r>
      </w:ins>
      <w:r w:rsidRPr="003E45C6">
        <w:t>del</w:t>
      </w:r>
      <w:del w:id="2490" w:author="Lino Acuña" w:date="2026-01-07T08:23:00Z" w16du:dateUtc="2026-01-07T11:23:00Z">
        <w:r w:rsidRPr="003E45C6" w:rsidDel="008B032F">
          <w:delText xml:space="preserve"> </w:delText>
        </w:r>
      </w:del>
      <w:ins w:id="2491" w:author="Lino Acuña" w:date="2026-01-07T08:23:00Z" w16du:dateUtc="2026-01-07T11:23:00Z">
        <w:r w:rsidR="008B032F">
          <w:t xml:space="preserve"> </w:t>
        </w:r>
      </w:ins>
      <w:r w:rsidRPr="003E45C6">
        <w:t>programa</w:t>
      </w:r>
      <w:del w:id="2492" w:author="Lino Acuña" w:date="2026-01-07T08:23:00Z" w16du:dateUtc="2026-01-07T11:23:00Z">
        <w:r w:rsidRPr="003E45C6" w:rsidDel="008B032F">
          <w:delText xml:space="preserve"> </w:delText>
        </w:r>
      </w:del>
      <w:ins w:id="2493" w:author="Lino Acuña" w:date="2026-01-07T08:23:00Z" w16du:dateUtc="2026-01-07T11:23:00Z">
        <w:r w:rsidR="008B032F">
          <w:t xml:space="preserve"> </w:t>
        </w:r>
      </w:ins>
      <w:proofErr w:type="spellStart"/>
      <w:r w:rsidRPr="003E45C6">
        <w:t>SNSat</w:t>
      </w:r>
      <w:proofErr w:type="spellEnd"/>
      <w:r w:rsidRPr="003E45C6">
        <w:t>,</w:t>
      </w:r>
      <w:del w:id="2494" w:author="Lino Acuña" w:date="2026-01-07T08:23:00Z" w16du:dateUtc="2026-01-07T11:23:00Z">
        <w:r w:rsidRPr="003E45C6" w:rsidDel="008B032F">
          <w:delText xml:space="preserve"> </w:delText>
        </w:r>
      </w:del>
      <w:ins w:id="2495" w:author="Lino Acuña" w:date="2026-01-07T08:23:00Z" w16du:dateUtc="2026-01-07T11:23:00Z">
        <w:r w:rsidR="008B032F">
          <w:t xml:space="preserve"> </w:t>
        </w:r>
      </w:ins>
      <w:r w:rsidRPr="003E45C6">
        <w:t>sino</w:t>
      </w:r>
      <w:del w:id="2496" w:author="Lino Acuña" w:date="2026-01-07T08:23:00Z" w16du:dateUtc="2026-01-07T11:23:00Z">
        <w:r w:rsidRPr="003E45C6" w:rsidDel="008B032F">
          <w:delText xml:space="preserve"> </w:delText>
        </w:r>
      </w:del>
      <w:ins w:id="2497" w:author="Lino Acuña" w:date="2026-01-07T08:23:00Z" w16du:dateUtc="2026-01-07T11:23:00Z">
        <w:r w:rsidR="008B032F">
          <w:t xml:space="preserve"> </w:t>
        </w:r>
      </w:ins>
      <w:r w:rsidRPr="003E45C6">
        <w:t>que</w:t>
      </w:r>
      <w:del w:id="2498" w:author="Lino Acuña" w:date="2026-01-07T08:23:00Z" w16du:dateUtc="2026-01-07T11:23:00Z">
        <w:r w:rsidRPr="003E45C6" w:rsidDel="008B032F">
          <w:delText xml:space="preserve"> </w:delText>
        </w:r>
      </w:del>
      <w:ins w:id="2499" w:author="Lino Acuña" w:date="2026-01-07T08:23:00Z" w16du:dateUtc="2026-01-07T11:23:00Z">
        <w:r w:rsidR="008B032F">
          <w:t xml:space="preserve"> </w:t>
        </w:r>
      </w:ins>
      <w:r w:rsidRPr="003E45C6">
        <w:t>constituye</w:t>
      </w:r>
      <w:del w:id="2500" w:author="Lino Acuña" w:date="2026-01-07T08:23:00Z" w16du:dateUtc="2026-01-07T11:23:00Z">
        <w:r w:rsidRPr="003E45C6" w:rsidDel="008B032F">
          <w:delText xml:space="preserve"> </w:delText>
        </w:r>
      </w:del>
      <w:ins w:id="2501" w:author="Lino Acuña" w:date="2026-01-07T08:23:00Z" w16du:dateUtc="2026-01-07T11:23:00Z">
        <w:r w:rsidR="008B032F">
          <w:t xml:space="preserve"> </w:t>
        </w:r>
      </w:ins>
      <w:r w:rsidRPr="003E45C6">
        <w:t>la</w:t>
      </w:r>
      <w:del w:id="2502" w:author="Lino Acuña" w:date="2026-01-07T08:23:00Z" w16du:dateUtc="2026-01-07T11:23:00Z">
        <w:r w:rsidRPr="003E45C6" w:rsidDel="008B032F">
          <w:delText xml:space="preserve"> </w:delText>
        </w:r>
      </w:del>
      <w:ins w:id="2503" w:author="Lino Acuña" w:date="2026-01-07T08:23:00Z" w16du:dateUtc="2026-01-07T11:23:00Z">
        <w:r w:rsidR="008B032F">
          <w:t xml:space="preserve"> </w:t>
        </w:r>
      </w:ins>
      <w:r w:rsidRPr="003E45C6">
        <w:t>piedra</w:t>
      </w:r>
      <w:del w:id="2504" w:author="Lino Acuña" w:date="2026-01-07T08:23:00Z" w16du:dateUtc="2026-01-07T11:23:00Z">
        <w:r w:rsidRPr="003E45C6" w:rsidDel="008B032F">
          <w:delText xml:space="preserve"> </w:delText>
        </w:r>
      </w:del>
      <w:ins w:id="2505" w:author="Lino Acuña" w:date="2026-01-07T08:23:00Z" w16du:dateUtc="2026-01-07T11:23:00Z">
        <w:r w:rsidR="008B032F">
          <w:t xml:space="preserve"> </w:t>
        </w:r>
      </w:ins>
      <w:r w:rsidRPr="003E45C6">
        <w:t>angular</w:t>
      </w:r>
      <w:del w:id="2506" w:author="Lino Acuña" w:date="2026-01-07T08:23:00Z" w16du:dateUtc="2026-01-07T11:23:00Z">
        <w:r w:rsidRPr="003E45C6" w:rsidDel="008B032F">
          <w:delText xml:space="preserve"> </w:delText>
        </w:r>
      </w:del>
      <w:ins w:id="2507" w:author="Lino Acuña" w:date="2026-01-07T08:23:00Z" w16du:dateUtc="2026-01-07T11:23:00Z">
        <w:r w:rsidR="008B032F">
          <w:t xml:space="preserve"> </w:t>
        </w:r>
      </w:ins>
      <w:r w:rsidRPr="003E45C6">
        <w:t>para</w:t>
      </w:r>
      <w:del w:id="2508" w:author="Lino Acuña" w:date="2026-01-07T08:23:00Z" w16du:dateUtc="2026-01-07T11:23:00Z">
        <w:r w:rsidRPr="003E45C6" w:rsidDel="008B032F">
          <w:delText xml:space="preserve"> </w:delText>
        </w:r>
      </w:del>
      <w:ins w:id="2509" w:author="Lino Acuña" w:date="2026-01-07T08:23:00Z" w16du:dateUtc="2026-01-07T11:23:00Z">
        <w:r w:rsidR="008B032F">
          <w:t xml:space="preserve"> </w:t>
        </w:r>
      </w:ins>
      <w:r w:rsidRPr="003E45C6">
        <w:t>la</w:t>
      </w:r>
      <w:del w:id="2510" w:author="Lino Acuña" w:date="2026-01-07T08:23:00Z" w16du:dateUtc="2026-01-07T11:23:00Z">
        <w:r w:rsidRPr="003E45C6" w:rsidDel="008B032F">
          <w:delText> </w:delText>
        </w:r>
      </w:del>
      <w:ins w:id="2511" w:author="Lino Acuña" w:date="2026-01-07T08:23:00Z" w16du:dateUtc="2026-01-07T11:23:00Z">
        <w:r w:rsidR="008B032F">
          <w:t xml:space="preserve"> </w:t>
        </w:r>
      </w:ins>
      <w:r w:rsidRPr="003E45C6">
        <w:rPr>
          <w:b/>
          <w:bCs/>
        </w:rPr>
        <w:t>escalabilidad</w:t>
      </w:r>
      <w:del w:id="2512" w:author="Lino Acuña" w:date="2026-01-07T08:23:00Z" w16du:dateUtc="2026-01-07T11:23:00Z">
        <w:r w:rsidRPr="003E45C6" w:rsidDel="008B032F">
          <w:rPr>
            <w:b/>
            <w:bCs/>
          </w:rPr>
          <w:delText xml:space="preserve"> </w:delText>
        </w:r>
      </w:del>
      <w:ins w:id="2513" w:author="Lino Acuña" w:date="2026-01-07T08:23:00Z" w16du:dateUtc="2026-01-07T11:23:00Z">
        <w:r w:rsidR="008B032F">
          <w:rPr>
            <w:b/>
            <w:bCs/>
          </w:rPr>
          <w:t xml:space="preserve"> </w:t>
        </w:r>
      </w:ins>
      <w:r w:rsidRPr="003E45C6">
        <w:rPr>
          <w:b/>
          <w:bCs/>
        </w:rPr>
        <w:t>hacia</w:t>
      </w:r>
      <w:del w:id="2514" w:author="Lino Acuña" w:date="2026-01-07T08:23:00Z" w16du:dateUtc="2026-01-07T11:23:00Z">
        <w:r w:rsidRPr="003E45C6" w:rsidDel="008B032F">
          <w:rPr>
            <w:b/>
            <w:bCs/>
          </w:rPr>
          <w:delText xml:space="preserve"> </w:delText>
        </w:r>
      </w:del>
      <w:ins w:id="2515" w:author="Lino Acuña" w:date="2026-01-07T08:23:00Z" w16du:dateUtc="2026-01-07T11:23:00Z">
        <w:r w:rsidR="008B032F">
          <w:rPr>
            <w:b/>
            <w:bCs/>
          </w:rPr>
          <w:t xml:space="preserve"> </w:t>
        </w:r>
      </w:ins>
      <w:r w:rsidRPr="003E45C6">
        <w:rPr>
          <w:b/>
          <w:bCs/>
        </w:rPr>
        <w:t>una</w:t>
      </w:r>
      <w:del w:id="2516" w:author="Lino Acuña" w:date="2026-01-07T08:23:00Z" w16du:dateUtc="2026-01-07T11:23:00Z">
        <w:r w:rsidRPr="003E45C6" w:rsidDel="008B032F">
          <w:rPr>
            <w:b/>
            <w:bCs/>
          </w:rPr>
          <w:delText xml:space="preserve"> </w:delText>
        </w:r>
      </w:del>
      <w:ins w:id="2517" w:author="Lino Acuña" w:date="2026-01-07T08:23:00Z" w16du:dateUtc="2026-01-07T11:23:00Z">
        <w:r w:rsidR="008B032F">
          <w:rPr>
            <w:b/>
            <w:bCs/>
          </w:rPr>
          <w:t xml:space="preserve"> </w:t>
        </w:r>
      </w:ins>
      <w:r w:rsidRPr="003E45C6">
        <w:rPr>
          <w:b/>
          <w:bCs/>
        </w:rPr>
        <w:t>constelación</w:t>
      </w:r>
      <w:r w:rsidRPr="003E45C6">
        <w:t>.</w:t>
      </w:r>
      <w:del w:id="2518" w:author="Lino Acuña" w:date="2026-01-07T08:23:00Z" w16du:dateUtc="2026-01-07T11:23:00Z">
        <w:r w:rsidRPr="003E45C6" w:rsidDel="008B032F">
          <w:delText xml:space="preserve"> </w:delText>
        </w:r>
      </w:del>
      <w:ins w:id="2519" w:author="Lino Acuña" w:date="2026-01-07T08:23:00Z" w16du:dateUtc="2026-01-07T11:23:00Z">
        <w:r w:rsidR="008B032F">
          <w:t xml:space="preserve"> </w:t>
        </w:r>
      </w:ins>
      <w:r w:rsidRPr="003E45C6">
        <w:t>Dicha</w:t>
      </w:r>
      <w:del w:id="2520" w:author="Lino Acuña" w:date="2026-01-07T08:23:00Z" w16du:dateUtc="2026-01-07T11:23:00Z">
        <w:r w:rsidRPr="003E45C6" w:rsidDel="008B032F">
          <w:delText xml:space="preserve"> </w:delText>
        </w:r>
      </w:del>
      <w:ins w:id="2521" w:author="Lino Acuña" w:date="2026-01-07T08:23:00Z" w16du:dateUtc="2026-01-07T11:23:00Z">
        <w:r w:rsidR="008B032F">
          <w:t xml:space="preserve"> </w:t>
        </w:r>
      </w:ins>
      <w:r w:rsidRPr="003E45C6">
        <w:t>constelación</w:t>
      </w:r>
      <w:del w:id="2522" w:author="Lino Acuña" w:date="2026-01-07T08:23:00Z" w16du:dateUtc="2026-01-07T11:23:00Z">
        <w:r w:rsidRPr="003E45C6" w:rsidDel="008B032F">
          <w:delText xml:space="preserve"> </w:delText>
        </w:r>
      </w:del>
      <w:ins w:id="2523" w:author="Lino Acuña" w:date="2026-01-07T08:23:00Z" w16du:dateUtc="2026-01-07T11:23:00Z">
        <w:r w:rsidR="008B032F">
          <w:t xml:space="preserve"> </w:t>
        </w:r>
      </w:ins>
      <w:r w:rsidRPr="003E45C6">
        <w:t>es</w:t>
      </w:r>
      <w:del w:id="2524" w:author="Lino Acuña" w:date="2026-01-07T08:23:00Z" w16du:dateUtc="2026-01-07T11:23:00Z">
        <w:r w:rsidRPr="003E45C6" w:rsidDel="008B032F">
          <w:delText xml:space="preserve"> </w:delText>
        </w:r>
      </w:del>
      <w:ins w:id="2525" w:author="Lino Acuña" w:date="2026-01-07T08:23:00Z" w16du:dateUtc="2026-01-07T11:23:00Z">
        <w:r w:rsidR="008B032F">
          <w:t xml:space="preserve"> </w:t>
        </w:r>
      </w:ins>
      <w:r w:rsidRPr="003E45C6">
        <w:t>el</w:t>
      </w:r>
      <w:del w:id="2526" w:author="Lino Acuña" w:date="2026-01-07T08:23:00Z" w16du:dateUtc="2026-01-07T11:23:00Z">
        <w:r w:rsidRPr="003E45C6" w:rsidDel="008B032F">
          <w:delText xml:space="preserve"> </w:delText>
        </w:r>
      </w:del>
      <w:ins w:id="2527" w:author="Lino Acuña" w:date="2026-01-07T08:23:00Z" w16du:dateUtc="2026-01-07T11:23:00Z">
        <w:r w:rsidR="008B032F">
          <w:t xml:space="preserve"> </w:t>
        </w:r>
      </w:ins>
      <w:r w:rsidRPr="003E45C6">
        <w:t>prerrequisito</w:t>
      </w:r>
      <w:del w:id="2528" w:author="Lino Acuña" w:date="2026-01-07T08:23:00Z" w16du:dateUtc="2026-01-07T11:23:00Z">
        <w:r w:rsidRPr="003E45C6" w:rsidDel="008B032F">
          <w:delText xml:space="preserve"> </w:delText>
        </w:r>
      </w:del>
      <w:ins w:id="2529" w:author="Lino Acuña" w:date="2026-01-07T08:23:00Z" w16du:dateUtc="2026-01-07T11:23:00Z">
        <w:r w:rsidR="008B032F">
          <w:t xml:space="preserve"> </w:t>
        </w:r>
      </w:ins>
      <w:r w:rsidRPr="003E45C6">
        <w:t>para</w:t>
      </w:r>
      <w:del w:id="2530" w:author="Lino Acuña" w:date="2026-01-07T08:23:00Z" w16du:dateUtc="2026-01-07T11:23:00Z">
        <w:r w:rsidRPr="003E45C6" w:rsidDel="008B032F">
          <w:delText xml:space="preserve"> </w:delText>
        </w:r>
      </w:del>
      <w:ins w:id="2531" w:author="Lino Acuña" w:date="2026-01-07T08:23:00Z" w16du:dateUtc="2026-01-07T11:23:00Z">
        <w:r w:rsidR="008B032F">
          <w:t xml:space="preserve"> </w:t>
        </w:r>
      </w:ins>
      <w:r w:rsidRPr="003E45C6">
        <w:t>la</w:t>
      </w:r>
      <w:del w:id="2532" w:author="Lino Acuña" w:date="2026-01-07T08:23:00Z" w16du:dateUtc="2026-01-07T11:23:00Z">
        <w:r w:rsidRPr="003E45C6" w:rsidDel="008B032F">
          <w:delText> </w:delText>
        </w:r>
      </w:del>
      <w:ins w:id="2533" w:author="Lino Acuña" w:date="2026-01-07T08:23:00Z" w16du:dateUtc="2026-01-07T11:23:00Z">
        <w:r w:rsidR="008B032F">
          <w:t xml:space="preserve"> </w:t>
        </w:r>
      </w:ins>
      <w:r w:rsidRPr="003E45C6">
        <w:rPr>
          <w:b/>
          <w:bCs/>
        </w:rPr>
        <w:t>evolución</w:t>
      </w:r>
      <w:del w:id="2534" w:author="Lino Acuña" w:date="2026-01-07T08:23:00Z" w16du:dateUtc="2026-01-07T11:23:00Z">
        <w:r w:rsidRPr="003E45C6" w:rsidDel="008B032F">
          <w:rPr>
            <w:b/>
            <w:bCs/>
          </w:rPr>
          <w:delText xml:space="preserve"> </w:delText>
        </w:r>
      </w:del>
      <w:ins w:id="2535" w:author="Lino Acuña" w:date="2026-01-07T08:23:00Z" w16du:dateUtc="2026-01-07T11:23:00Z">
        <w:r w:rsidR="008B032F">
          <w:rPr>
            <w:b/>
            <w:bCs/>
          </w:rPr>
          <w:t xml:space="preserve"> </w:t>
        </w:r>
      </w:ins>
      <w:r w:rsidRPr="003E45C6">
        <w:rPr>
          <w:b/>
          <w:bCs/>
        </w:rPr>
        <w:t>hacia</w:t>
      </w:r>
      <w:del w:id="2536" w:author="Lino Acuña" w:date="2026-01-07T08:23:00Z" w16du:dateUtc="2026-01-07T11:23:00Z">
        <w:r w:rsidRPr="003E45C6" w:rsidDel="008B032F">
          <w:rPr>
            <w:b/>
            <w:bCs/>
          </w:rPr>
          <w:delText xml:space="preserve"> </w:delText>
        </w:r>
      </w:del>
      <w:ins w:id="2537" w:author="Lino Acuña" w:date="2026-01-07T08:23:00Z" w16du:dateUtc="2026-01-07T11:23:00Z">
        <w:r w:rsidR="008B032F">
          <w:rPr>
            <w:b/>
            <w:bCs/>
          </w:rPr>
          <w:t xml:space="preserve"> </w:t>
        </w:r>
      </w:ins>
      <w:r w:rsidRPr="003E45C6">
        <w:rPr>
          <w:b/>
          <w:bCs/>
        </w:rPr>
        <w:t>servicios</w:t>
      </w:r>
      <w:del w:id="2538" w:author="Lino Acuña" w:date="2026-01-07T08:23:00Z" w16du:dateUtc="2026-01-07T11:23:00Z">
        <w:r w:rsidRPr="003E45C6" w:rsidDel="008B032F">
          <w:rPr>
            <w:b/>
            <w:bCs/>
          </w:rPr>
          <w:delText xml:space="preserve"> </w:delText>
        </w:r>
      </w:del>
      <w:ins w:id="2539" w:author="Lino Acuña" w:date="2026-01-07T08:23:00Z" w16du:dateUtc="2026-01-07T11:23:00Z">
        <w:r w:rsidR="008B032F">
          <w:rPr>
            <w:b/>
            <w:bCs/>
          </w:rPr>
          <w:t xml:space="preserve"> </w:t>
        </w:r>
      </w:ins>
      <w:r w:rsidRPr="003E45C6">
        <w:rPr>
          <w:b/>
          <w:bCs/>
        </w:rPr>
        <w:t>comerciales</w:t>
      </w:r>
      <w:del w:id="2540" w:author="Lino Acuña" w:date="2026-01-07T08:23:00Z" w16du:dateUtc="2026-01-07T11:23:00Z">
        <w:r w:rsidRPr="003E45C6" w:rsidDel="008B032F">
          <w:delText> </w:delText>
        </w:r>
      </w:del>
      <w:ins w:id="2541" w:author="Lino Acuña" w:date="2026-01-07T08:23:00Z" w16du:dateUtc="2026-01-07T11:23:00Z">
        <w:r w:rsidR="008B032F">
          <w:t xml:space="preserve"> </w:t>
        </w:r>
      </w:ins>
      <w:r w:rsidRPr="003E45C6">
        <w:t>robustos</w:t>
      </w:r>
      <w:del w:id="2542" w:author="Lino Acuña" w:date="2026-01-07T08:23:00Z" w16du:dateUtc="2026-01-07T11:23:00Z">
        <w:r w:rsidRPr="003E45C6" w:rsidDel="008B032F">
          <w:delText xml:space="preserve"> </w:delText>
        </w:r>
      </w:del>
      <w:ins w:id="2543" w:author="Lino Acuña" w:date="2026-01-07T08:23:00Z" w16du:dateUtc="2026-01-07T11:23:00Z">
        <w:r w:rsidR="008B032F">
          <w:t xml:space="preserve"> </w:t>
        </w:r>
      </w:ins>
      <w:r w:rsidRPr="003E45C6">
        <w:t>de</w:t>
      </w:r>
      <w:del w:id="2544" w:author="Lino Acuña" w:date="2026-01-07T08:23:00Z" w16du:dateUtc="2026-01-07T11:23:00Z">
        <w:r w:rsidRPr="003E45C6" w:rsidDel="008B032F">
          <w:delText xml:space="preserve"> </w:delText>
        </w:r>
      </w:del>
      <w:ins w:id="2545" w:author="Lino Acuña" w:date="2026-01-07T08:23:00Z" w16du:dateUtc="2026-01-07T11:23:00Z">
        <w:r w:rsidR="008B032F">
          <w:t xml:space="preserve"> </w:t>
        </w:r>
      </w:ins>
      <w:proofErr w:type="spellStart"/>
      <w:r w:rsidRPr="003E45C6">
        <w:t>IoT</w:t>
      </w:r>
      <w:proofErr w:type="spellEnd"/>
      <w:del w:id="2546" w:author="Lino Acuña" w:date="2026-01-07T08:23:00Z" w16du:dateUtc="2026-01-07T11:23:00Z">
        <w:r w:rsidRPr="003E45C6" w:rsidDel="008B032F">
          <w:delText xml:space="preserve"> </w:delText>
        </w:r>
      </w:del>
      <w:ins w:id="2547" w:author="Lino Acuña" w:date="2026-01-07T08:23:00Z" w16du:dateUtc="2026-01-07T11:23:00Z">
        <w:r w:rsidR="008B032F">
          <w:t xml:space="preserve"> </w:t>
        </w:r>
      </w:ins>
      <w:r w:rsidRPr="003E45C6">
        <w:t>satelital,</w:t>
      </w:r>
      <w:del w:id="2548" w:author="Lino Acuña" w:date="2026-01-07T08:23:00Z" w16du:dateUtc="2026-01-07T11:23:00Z">
        <w:r w:rsidRPr="003E45C6" w:rsidDel="008B032F">
          <w:delText xml:space="preserve"> </w:delText>
        </w:r>
      </w:del>
      <w:ins w:id="2549" w:author="Lino Acuña" w:date="2026-01-07T08:23:00Z" w16du:dateUtc="2026-01-07T11:23:00Z">
        <w:r w:rsidR="008B032F">
          <w:t xml:space="preserve"> </w:t>
        </w:r>
      </w:ins>
      <w:r w:rsidRPr="003E45C6">
        <w:t>consolidando</w:t>
      </w:r>
      <w:del w:id="2550" w:author="Lino Acuña" w:date="2026-01-07T08:23:00Z" w16du:dateUtc="2026-01-07T11:23:00Z">
        <w:r w:rsidRPr="003E45C6" w:rsidDel="008B032F">
          <w:delText xml:space="preserve"> </w:delText>
        </w:r>
      </w:del>
      <w:ins w:id="2551" w:author="Lino Acuña" w:date="2026-01-07T08:23:00Z" w16du:dateUtc="2026-01-07T11:23:00Z">
        <w:r w:rsidR="008B032F">
          <w:t xml:space="preserve"> </w:t>
        </w:r>
      </w:ins>
      <w:r w:rsidRPr="003E45C6">
        <w:t>así</w:t>
      </w:r>
      <w:del w:id="2552" w:author="Lino Acuña" w:date="2026-01-07T08:23:00Z" w16du:dateUtc="2026-01-07T11:23:00Z">
        <w:r w:rsidRPr="003E45C6" w:rsidDel="008B032F">
          <w:delText xml:space="preserve"> </w:delText>
        </w:r>
      </w:del>
      <w:ins w:id="2553" w:author="Lino Acuña" w:date="2026-01-07T08:23:00Z" w16du:dateUtc="2026-01-07T11:23:00Z">
        <w:r w:rsidR="008B032F">
          <w:t xml:space="preserve"> </w:t>
        </w:r>
      </w:ins>
      <w:r w:rsidRPr="003E45C6">
        <w:t>la</w:t>
      </w:r>
      <w:del w:id="2554" w:author="Lino Acuña" w:date="2026-01-07T08:23:00Z" w16du:dateUtc="2026-01-07T11:23:00Z">
        <w:r w:rsidRPr="003E45C6" w:rsidDel="008B032F">
          <w:delText xml:space="preserve"> </w:delText>
        </w:r>
      </w:del>
      <w:ins w:id="2555" w:author="Lino Acuña" w:date="2026-01-07T08:23:00Z" w16du:dateUtc="2026-01-07T11:23:00Z">
        <w:r w:rsidR="008B032F">
          <w:t xml:space="preserve"> </w:t>
        </w:r>
      </w:ins>
      <w:r w:rsidRPr="003E45C6">
        <w:t>integración</w:t>
      </w:r>
      <w:del w:id="2556" w:author="Lino Acuña" w:date="2026-01-07T08:23:00Z" w16du:dateUtc="2026-01-07T11:23:00Z">
        <w:r w:rsidRPr="003E45C6" w:rsidDel="008B032F">
          <w:delText xml:space="preserve"> </w:delText>
        </w:r>
      </w:del>
      <w:ins w:id="2557" w:author="Lino Acuña" w:date="2026-01-07T08:23:00Z" w16du:dateUtc="2026-01-07T11:23:00Z">
        <w:r w:rsidR="008B032F">
          <w:t xml:space="preserve"> </w:t>
        </w:r>
      </w:ins>
      <w:r w:rsidRPr="003E45C6">
        <w:t>del</w:t>
      </w:r>
      <w:del w:id="2558" w:author="Lino Acuña" w:date="2026-01-07T08:23:00Z" w16du:dateUtc="2026-01-07T11:23:00Z">
        <w:r w:rsidRPr="003E45C6" w:rsidDel="008B032F">
          <w:delText xml:space="preserve"> </w:delText>
        </w:r>
      </w:del>
      <w:ins w:id="2559" w:author="Lino Acuña" w:date="2026-01-07T08:23:00Z" w16du:dateUtc="2026-01-07T11:23:00Z">
        <w:r w:rsidR="008B032F">
          <w:t xml:space="preserve"> </w:t>
        </w:r>
      </w:ins>
      <w:r w:rsidRPr="003E45C6">
        <w:t>sistema</w:t>
      </w:r>
      <w:del w:id="2560" w:author="Lino Acuña" w:date="2026-01-07T08:23:00Z" w16du:dateUtc="2026-01-07T11:23:00Z">
        <w:r w:rsidRPr="003E45C6" w:rsidDel="008B032F">
          <w:delText xml:space="preserve"> </w:delText>
        </w:r>
      </w:del>
      <w:ins w:id="2561" w:author="Lino Acuña" w:date="2026-01-07T08:23:00Z" w16du:dateUtc="2026-01-07T11:23:00Z">
        <w:r w:rsidR="008B032F">
          <w:t xml:space="preserve"> </w:t>
        </w:r>
      </w:ins>
      <w:r w:rsidRPr="003E45C6">
        <w:t>con</w:t>
      </w:r>
      <w:del w:id="2562" w:author="Lino Acuña" w:date="2026-01-07T08:23:00Z" w16du:dateUtc="2026-01-07T11:23:00Z">
        <w:r w:rsidRPr="003E45C6" w:rsidDel="008B032F">
          <w:delText xml:space="preserve"> </w:delText>
        </w:r>
      </w:del>
      <w:ins w:id="2563" w:author="Lino Acuña" w:date="2026-01-07T08:23:00Z" w16du:dateUtc="2026-01-07T11:23:00Z">
        <w:r w:rsidR="008B032F">
          <w:t xml:space="preserve"> </w:t>
        </w:r>
      </w:ins>
      <w:r w:rsidRPr="003E45C6">
        <w:t>las</w:t>
      </w:r>
      <w:del w:id="2564" w:author="Lino Acuña" w:date="2026-01-07T08:23:00Z" w16du:dateUtc="2026-01-07T11:23:00Z">
        <w:r w:rsidRPr="003E45C6" w:rsidDel="008B032F">
          <w:delText> </w:delText>
        </w:r>
      </w:del>
      <w:ins w:id="2565" w:author="Lino Acuña" w:date="2026-01-07T08:23:00Z" w16du:dateUtc="2026-01-07T11:23:00Z">
        <w:r w:rsidR="008B032F">
          <w:t xml:space="preserve"> </w:t>
        </w:r>
      </w:ins>
      <w:r w:rsidRPr="003E45C6">
        <w:rPr>
          <w:b/>
          <w:bCs/>
        </w:rPr>
        <w:t>iniciativas</w:t>
      </w:r>
      <w:del w:id="2566" w:author="Lino Acuña" w:date="2026-01-07T08:23:00Z" w16du:dateUtc="2026-01-07T11:23:00Z">
        <w:r w:rsidRPr="003E45C6" w:rsidDel="008B032F">
          <w:rPr>
            <w:b/>
            <w:bCs/>
          </w:rPr>
          <w:delText xml:space="preserve"> </w:delText>
        </w:r>
      </w:del>
      <w:ins w:id="2567" w:author="Lino Acuña" w:date="2026-01-07T08:23:00Z" w16du:dateUtc="2026-01-07T11:23:00Z">
        <w:r w:rsidR="008B032F">
          <w:rPr>
            <w:b/>
            <w:bCs/>
          </w:rPr>
          <w:t xml:space="preserve"> </w:t>
        </w:r>
      </w:ins>
      <w:r w:rsidRPr="003E45C6">
        <w:rPr>
          <w:b/>
          <w:bCs/>
        </w:rPr>
        <w:t>estratégicas</w:t>
      </w:r>
      <w:del w:id="2568" w:author="Lino Acuña" w:date="2026-01-07T08:23:00Z" w16du:dateUtc="2026-01-07T11:23:00Z">
        <w:r w:rsidRPr="003E45C6" w:rsidDel="008B032F">
          <w:rPr>
            <w:b/>
            <w:bCs/>
          </w:rPr>
          <w:delText xml:space="preserve"> </w:delText>
        </w:r>
      </w:del>
      <w:ins w:id="2569" w:author="Lino Acuña" w:date="2026-01-07T08:23:00Z" w16du:dateUtc="2026-01-07T11:23:00Z">
        <w:r w:rsidR="008B032F">
          <w:rPr>
            <w:b/>
            <w:bCs/>
          </w:rPr>
          <w:t xml:space="preserve"> </w:t>
        </w:r>
      </w:ins>
      <w:r w:rsidRPr="003E45C6">
        <w:rPr>
          <w:b/>
          <w:bCs/>
        </w:rPr>
        <w:t>nacionales</w:t>
      </w:r>
      <w:r w:rsidRPr="003E45C6">
        <w:t>.</w:t>
      </w:r>
      <w:del w:id="2570" w:author="Lino Acuña" w:date="2026-01-07T08:23:00Z" w16du:dateUtc="2026-01-07T11:23:00Z">
        <w:r w:rsidRPr="003E45C6" w:rsidDel="008B032F">
          <w:delText xml:space="preserve"> </w:delText>
        </w:r>
      </w:del>
      <w:ins w:id="2571" w:author="Lino Acuña" w:date="2026-01-07T08:23:00Z" w16du:dateUtc="2026-01-07T11:23:00Z">
        <w:r w:rsidR="008B032F">
          <w:t xml:space="preserve"> </w:t>
        </w:r>
      </w:ins>
      <w:r w:rsidRPr="003E45C6">
        <w:t>De</w:t>
      </w:r>
      <w:del w:id="2572" w:author="Lino Acuña" w:date="2026-01-07T08:23:00Z" w16du:dateUtc="2026-01-07T11:23:00Z">
        <w:r w:rsidRPr="003E45C6" w:rsidDel="008B032F">
          <w:delText xml:space="preserve"> </w:delText>
        </w:r>
      </w:del>
      <w:ins w:id="2573" w:author="Lino Acuña" w:date="2026-01-07T08:23:00Z" w16du:dateUtc="2026-01-07T11:23:00Z">
        <w:r w:rsidR="008B032F">
          <w:t xml:space="preserve"> </w:t>
        </w:r>
      </w:ins>
      <w:r w:rsidRPr="003E45C6">
        <w:t>este</w:t>
      </w:r>
      <w:del w:id="2574" w:author="Lino Acuña" w:date="2026-01-07T08:23:00Z" w16du:dateUtc="2026-01-07T11:23:00Z">
        <w:r w:rsidRPr="003E45C6" w:rsidDel="008B032F">
          <w:delText xml:space="preserve"> </w:delText>
        </w:r>
      </w:del>
      <w:ins w:id="2575" w:author="Lino Acuña" w:date="2026-01-07T08:23:00Z" w16du:dateUtc="2026-01-07T11:23:00Z">
        <w:r w:rsidR="008B032F">
          <w:t xml:space="preserve"> </w:t>
        </w:r>
      </w:ins>
      <w:r w:rsidRPr="003E45C6">
        <w:t>modo,</w:t>
      </w:r>
      <w:del w:id="2576" w:author="Lino Acuña" w:date="2026-01-07T08:23:00Z" w16du:dateUtc="2026-01-07T11:23:00Z">
        <w:r w:rsidRPr="003E45C6" w:rsidDel="008B032F">
          <w:delText xml:space="preserve"> </w:delText>
        </w:r>
      </w:del>
      <w:ins w:id="2577" w:author="Lino Acuña" w:date="2026-01-07T08:23:00Z" w16du:dateUtc="2026-01-07T11:23:00Z">
        <w:r w:rsidR="008B032F">
          <w:t xml:space="preserve"> </w:t>
        </w:r>
      </w:ins>
      <w:r w:rsidRPr="003E45C6">
        <w:t>se</w:t>
      </w:r>
      <w:del w:id="2578" w:author="Lino Acuña" w:date="2026-01-07T08:23:00Z" w16du:dateUtc="2026-01-07T11:23:00Z">
        <w:r w:rsidRPr="003E45C6" w:rsidDel="008B032F">
          <w:delText xml:space="preserve"> </w:delText>
        </w:r>
      </w:del>
      <w:ins w:id="2579" w:author="Lino Acuña" w:date="2026-01-07T08:23:00Z" w16du:dateUtc="2026-01-07T11:23:00Z">
        <w:r w:rsidR="008B032F">
          <w:t xml:space="preserve"> </w:t>
        </w:r>
      </w:ins>
      <w:r w:rsidRPr="003E45C6">
        <w:t>fortalece</w:t>
      </w:r>
      <w:del w:id="2580" w:author="Lino Acuña" w:date="2026-01-07T08:23:00Z" w16du:dateUtc="2026-01-07T11:23:00Z">
        <w:r w:rsidRPr="003E45C6" w:rsidDel="008B032F">
          <w:delText xml:space="preserve"> </w:delText>
        </w:r>
      </w:del>
      <w:ins w:id="2581" w:author="Lino Acuña" w:date="2026-01-07T08:23:00Z" w16du:dateUtc="2026-01-07T11:23:00Z">
        <w:r w:rsidR="008B032F">
          <w:t xml:space="preserve"> </w:t>
        </w:r>
      </w:ins>
      <w:r w:rsidRPr="003E45C6">
        <w:t>la</w:t>
      </w:r>
      <w:del w:id="2582" w:author="Lino Acuña" w:date="2026-01-07T08:23:00Z" w16du:dateUtc="2026-01-07T11:23:00Z">
        <w:r w:rsidRPr="003E45C6" w:rsidDel="008B032F">
          <w:delText xml:space="preserve"> </w:delText>
        </w:r>
      </w:del>
      <w:ins w:id="2583" w:author="Lino Acuña" w:date="2026-01-07T08:23:00Z" w16du:dateUtc="2026-01-07T11:23:00Z">
        <w:r w:rsidR="008B032F">
          <w:t xml:space="preserve"> </w:t>
        </w:r>
      </w:ins>
      <w:r w:rsidRPr="003E45C6">
        <w:t>soberanía</w:t>
      </w:r>
      <w:del w:id="2584" w:author="Lino Acuña" w:date="2026-01-07T08:23:00Z" w16du:dateUtc="2026-01-07T11:23:00Z">
        <w:r w:rsidRPr="003E45C6" w:rsidDel="008B032F">
          <w:delText xml:space="preserve"> </w:delText>
        </w:r>
      </w:del>
      <w:ins w:id="2585" w:author="Lino Acuña" w:date="2026-01-07T08:23:00Z" w16du:dateUtc="2026-01-07T11:23:00Z">
        <w:r w:rsidR="008B032F">
          <w:t xml:space="preserve"> </w:t>
        </w:r>
      </w:ins>
      <w:r w:rsidRPr="003E45C6">
        <w:t>tecnológica,</w:t>
      </w:r>
      <w:del w:id="2586" w:author="Lino Acuña" w:date="2026-01-07T08:23:00Z" w16du:dateUtc="2026-01-07T11:23:00Z">
        <w:r w:rsidRPr="003E45C6" w:rsidDel="008B032F">
          <w:delText xml:space="preserve"> </w:delText>
        </w:r>
      </w:del>
      <w:ins w:id="2587" w:author="Lino Acuña" w:date="2026-01-07T08:23:00Z" w16du:dateUtc="2026-01-07T11:23:00Z">
        <w:r w:rsidR="008B032F">
          <w:t xml:space="preserve"> </w:t>
        </w:r>
      </w:ins>
      <w:r w:rsidRPr="003E45C6">
        <w:t>se</w:t>
      </w:r>
      <w:del w:id="2588" w:author="Lino Acuña" w:date="2026-01-07T08:23:00Z" w16du:dateUtc="2026-01-07T11:23:00Z">
        <w:r w:rsidRPr="003E45C6" w:rsidDel="008B032F">
          <w:delText xml:space="preserve"> </w:delText>
        </w:r>
      </w:del>
      <w:ins w:id="2589" w:author="Lino Acuña" w:date="2026-01-07T08:23:00Z" w16du:dateUtc="2026-01-07T11:23:00Z">
        <w:r w:rsidR="008B032F">
          <w:t xml:space="preserve"> </w:t>
        </w:r>
      </w:ins>
      <w:r w:rsidRPr="003E45C6">
        <w:t>reduce</w:t>
      </w:r>
      <w:del w:id="2590" w:author="Lino Acuña" w:date="2026-01-07T08:23:00Z" w16du:dateUtc="2026-01-07T11:23:00Z">
        <w:r w:rsidRPr="003E45C6" w:rsidDel="008B032F">
          <w:delText xml:space="preserve"> </w:delText>
        </w:r>
      </w:del>
      <w:ins w:id="2591" w:author="Lino Acuña" w:date="2026-01-07T08:23:00Z" w16du:dateUtc="2026-01-07T11:23:00Z">
        <w:r w:rsidR="008B032F">
          <w:t xml:space="preserve"> </w:t>
        </w:r>
      </w:ins>
      <w:r w:rsidRPr="003E45C6">
        <w:t>la</w:t>
      </w:r>
      <w:del w:id="2592" w:author="Lino Acuña" w:date="2026-01-07T08:23:00Z" w16du:dateUtc="2026-01-07T11:23:00Z">
        <w:r w:rsidRPr="003E45C6" w:rsidDel="008B032F">
          <w:delText xml:space="preserve"> </w:delText>
        </w:r>
      </w:del>
      <w:ins w:id="2593" w:author="Lino Acuña" w:date="2026-01-07T08:23:00Z" w16du:dateUtc="2026-01-07T11:23:00Z">
        <w:r w:rsidR="008B032F">
          <w:t xml:space="preserve"> </w:t>
        </w:r>
      </w:ins>
      <w:r w:rsidRPr="003E45C6">
        <w:t>dependencia</w:t>
      </w:r>
      <w:del w:id="2594" w:author="Lino Acuña" w:date="2026-01-07T08:23:00Z" w16du:dateUtc="2026-01-07T11:23:00Z">
        <w:r w:rsidRPr="003E45C6" w:rsidDel="008B032F">
          <w:delText xml:space="preserve"> </w:delText>
        </w:r>
      </w:del>
      <w:ins w:id="2595" w:author="Lino Acuña" w:date="2026-01-07T08:23:00Z" w16du:dateUtc="2026-01-07T11:23:00Z">
        <w:r w:rsidR="008B032F">
          <w:t xml:space="preserve"> </w:t>
        </w:r>
      </w:ins>
      <w:r w:rsidRPr="003E45C6">
        <w:t>de</w:t>
      </w:r>
      <w:del w:id="2596" w:author="Lino Acuña" w:date="2026-01-07T08:23:00Z" w16du:dateUtc="2026-01-07T11:23:00Z">
        <w:r w:rsidRPr="003E45C6" w:rsidDel="008B032F">
          <w:delText xml:space="preserve"> </w:delText>
        </w:r>
      </w:del>
      <w:ins w:id="2597" w:author="Lino Acuña" w:date="2026-01-07T08:23:00Z" w16du:dateUtc="2026-01-07T11:23:00Z">
        <w:r w:rsidR="008B032F">
          <w:t xml:space="preserve"> </w:t>
        </w:r>
      </w:ins>
      <w:r w:rsidRPr="003E45C6">
        <w:t>servicios</w:t>
      </w:r>
      <w:del w:id="2598" w:author="Lino Acuña" w:date="2026-01-07T08:23:00Z" w16du:dateUtc="2026-01-07T11:23:00Z">
        <w:r w:rsidRPr="003E45C6" w:rsidDel="008B032F">
          <w:delText xml:space="preserve"> </w:delText>
        </w:r>
      </w:del>
      <w:ins w:id="2599" w:author="Lino Acuña" w:date="2026-01-07T08:23:00Z" w16du:dateUtc="2026-01-07T11:23:00Z">
        <w:r w:rsidR="008B032F">
          <w:t xml:space="preserve"> </w:t>
        </w:r>
      </w:ins>
      <w:r w:rsidRPr="003E45C6">
        <w:t>extranjeros</w:t>
      </w:r>
      <w:del w:id="2600" w:author="Lino Acuña" w:date="2026-01-07T08:23:00Z" w16du:dateUtc="2026-01-07T11:23:00Z">
        <w:r w:rsidRPr="003E45C6" w:rsidDel="008B032F">
          <w:delText xml:space="preserve"> </w:delText>
        </w:r>
      </w:del>
      <w:ins w:id="2601" w:author="Lino Acuña" w:date="2026-01-07T08:23:00Z" w16du:dateUtc="2026-01-07T11:23:00Z">
        <w:r w:rsidR="008B032F">
          <w:t xml:space="preserve"> </w:t>
        </w:r>
      </w:ins>
      <w:r w:rsidRPr="003E45C6">
        <w:t>y</w:t>
      </w:r>
      <w:del w:id="2602" w:author="Lino Acuña" w:date="2026-01-07T08:23:00Z" w16du:dateUtc="2026-01-07T11:23:00Z">
        <w:r w:rsidRPr="003E45C6" w:rsidDel="008B032F">
          <w:delText xml:space="preserve"> </w:delText>
        </w:r>
      </w:del>
      <w:ins w:id="2603" w:author="Lino Acuña" w:date="2026-01-07T08:23:00Z" w16du:dateUtc="2026-01-07T11:23:00Z">
        <w:r w:rsidR="008B032F">
          <w:t xml:space="preserve"> </w:t>
        </w:r>
      </w:ins>
      <w:r w:rsidRPr="003E45C6">
        <w:t>se</w:t>
      </w:r>
      <w:del w:id="2604" w:author="Lino Acuña" w:date="2026-01-07T08:23:00Z" w16du:dateUtc="2026-01-07T11:23:00Z">
        <w:r w:rsidRPr="003E45C6" w:rsidDel="008B032F">
          <w:delText xml:space="preserve"> </w:delText>
        </w:r>
      </w:del>
      <w:ins w:id="2605" w:author="Lino Acuña" w:date="2026-01-07T08:23:00Z" w16du:dateUtc="2026-01-07T11:23:00Z">
        <w:r w:rsidR="008B032F">
          <w:t xml:space="preserve"> </w:t>
        </w:r>
      </w:ins>
      <w:r w:rsidRPr="003E45C6">
        <w:t>genera</w:t>
      </w:r>
      <w:del w:id="2606" w:author="Lino Acuña" w:date="2026-01-07T08:23:00Z" w16du:dateUtc="2026-01-07T11:23:00Z">
        <w:r w:rsidRPr="003E45C6" w:rsidDel="008B032F">
          <w:delText xml:space="preserve"> </w:delText>
        </w:r>
      </w:del>
      <w:ins w:id="2607" w:author="Lino Acuña" w:date="2026-01-07T08:23:00Z" w16du:dateUtc="2026-01-07T11:23:00Z">
        <w:r w:rsidR="008B032F">
          <w:t xml:space="preserve"> </w:t>
        </w:r>
      </w:ins>
      <w:r w:rsidRPr="003E45C6">
        <w:t>capital</w:t>
      </w:r>
      <w:del w:id="2608" w:author="Lino Acuña" w:date="2026-01-07T08:23:00Z" w16du:dateUtc="2026-01-07T11:23:00Z">
        <w:r w:rsidRPr="003E45C6" w:rsidDel="008B032F">
          <w:delText xml:space="preserve"> </w:delText>
        </w:r>
      </w:del>
      <w:ins w:id="2609" w:author="Lino Acuña" w:date="2026-01-07T08:23:00Z" w16du:dateUtc="2026-01-07T11:23:00Z">
        <w:r w:rsidR="008B032F">
          <w:t xml:space="preserve"> </w:t>
        </w:r>
      </w:ins>
      <w:r w:rsidRPr="003E45C6">
        <w:t>humano</w:t>
      </w:r>
      <w:del w:id="2610" w:author="Lino Acuña" w:date="2026-01-07T08:23:00Z" w16du:dateUtc="2026-01-07T11:23:00Z">
        <w:r w:rsidRPr="003E45C6" w:rsidDel="008B032F">
          <w:delText xml:space="preserve"> </w:delText>
        </w:r>
      </w:del>
      <w:ins w:id="2611" w:author="Lino Acuña" w:date="2026-01-07T08:23:00Z" w16du:dateUtc="2026-01-07T11:23:00Z">
        <w:r w:rsidR="008B032F">
          <w:t xml:space="preserve"> </w:t>
        </w:r>
      </w:ins>
      <w:r w:rsidRPr="003E45C6">
        <w:t>avanzado</w:t>
      </w:r>
      <w:del w:id="2612" w:author="Lino Acuña" w:date="2026-01-07T08:23:00Z" w16du:dateUtc="2026-01-07T11:23:00Z">
        <w:r w:rsidRPr="003E45C6" w:rsidDel="008B032F">
          <w:delText xml:space="preserve"> </w:delText>
        </w:r>
      </w:del>
      <w:ins w:id="2613" w:author="Lino Acuña" w:date="2026-01-07T08:23:00Z" w16du:dateUtc="2026-01-07T11:23:00Z">
        <w:r w:rsidR="008B032F">
          <w:t xml:space="preserve"> </w:t>
        </w:r>
      </w:ins>
      <w:r w:rsidRPr="003E45C6">
        <w:t>en</w:t>
      </w:r>
      <w:del w:id="2614" w:author="Lino Acuña" w:date="2026-01-07T08:23:00Z" w16du:dateUtc="2026-01-07T11:23:00Z">
        <w:r w:rsidRPr="003E45C6" w:rsidDel="008B032F">
          <w:delText xml:space="preserve"> </w:delText>
        </w:r>
      </w:del>
      <w:ins w:id="2615" w:author="Lino Acuña" w:date="2026-01-07T08:23:00Z" w16du:dateUtc="2026-01-07T11:23:00Z">
        <w:r w:rsidR="008B032F">
          <w:t xml:space="preserve"> </w:t>
        </w:r>
      </w:ins>
      <w:r w:rsidRPr="003E45C6">
        <w:t>un</w:t>
      </w:r>
      <w:del w:id="2616" w:author="Lino Acuña" w:date="2026-01-07T08:23:00Z" w16du:dateUtc="2026-01-07T11:23:00Z">
        <w:r w:rsidRPr="003E45C6" w:rsidDel="008B032F">
          <w:delText xml:space="preserve"> </w:delText>
        </w:r>
      </w:del>
      <w:ins w:id="2617" w:author="Lino Acuña" w:date="2026-01-07T08:23:00Z" w16du:dateUtc="2026-01-07T11:23:00Z">
        <w:r w:rsidR="008B032F">
          <w:t xml:space="preserve"> </w:t>
        </w:r>
      </w:ins>
      <w:r w:rsidRPr="003E45C6">
        <w:t>sector</w:t>
      </w:r>
      <w:del w:id="2618" w:author="Lino Acuña" w:date="2026-01-07T08:23:00Z" w16du:dateUtc="2026-01-07T11:23:00Z">
        <w:r w:rsidRPr="003E45C6" w:rsidDel="008B032F">
          <w:delText xml:space="preserve"> </w:delText>
        </w:r>
      </w:del>
      <w:ins w:id="2619" w:author="Lino Acuña" w:date="2026-01-07T08:23:00Z" w16du:dateUtc="2026-01-07T11:23:00Z">
        <w:r w:rsidR="008B032F">
          <w:t xml:space="preserve"> </w:t>
        </w:r>
      </w:ins>
      <w:r w:rsidRPr="003E45C6">
        <w:t>de</w:t>
      </w:r>
      <w:del w:id="2620" w:author="Lino Acuña" w:date="2026-01-07T08:23:00Z" w16du:dateUtc="2026-01-07T11:23:00Z">
        <w:r w:rsidRPr="003E45C6" w:rsidDel="008B032F">
          <w:delText xml:space="preserve"> </w:delText>
        </w:r>
      </w:del>
      <w:ins w:id="2621" w:author="Lino Acuña" w:date="2026-01-07T08:23:00Z" w16du:dateUtc="2026-01-07T11:23:00Z">
        <w:r w:rsidR="008B032F">
          <w:t xml:space="preserve"> </w:t>
        </w:r>
      </w:ins>
      <w:r w:rsidRPr="003E45C6">
        <w:t>alta</w:t>
      </w:r>
      <w:del w:id="2622" w:author="Lino Acuña" w:date="2026-01-07T08:23:00Z" w16du:dateUtc="2026-01-07T11:23:00Z">
        <w:r w:rsidRPr="003E45C6" w:rsidDel="008B032F">
          <w:delText xml:space="preserve"> </w:delText>
        </w:r>
      </w:del>
      <w:ins w:id="2623" w:author="Lino Acuña" w:date="2026-01-07T08:23:00Z" w16du:dateUtc="2026-01-07T11:23:00Z">
        <w:r w:rsidR="008B032F">
          <w:t xml:space="preserve"> </w:t>
        </w:r>
      </w:ins>
      <w:r w:rsidRPr="003E45C6">
        <w:t>tecnología.</w:t>
      </w:r>
    </w:p>
    <w:p w14:paraId="29994298" w14:textId="2E28F65B" w:rsidR="00656690" w:rsidRPr="00656690" w:rsidRDefault="00656690" w:rsidP="00656690">
      <w:pPr>
        <w:pStyle w:val="Ttulo1"/>
        <w:rPr>
          <w:lang w:val="es-CL"/>
        </w:rPr>
      </w:pPr>
      <w:r>
        <w:rPr>
          <w:lang w:val="es-CL"/>
        </w:rPr>
        <w:t>Conclusiones</w:t>
      </w:r>
    </w:p>
    <w:p w14:paraId="7DEDEFD4" w14:textId="3514AAED" w:rsidR="00656690" w:rsidRPr="003E45C6" w:rsidRDefault="00656690" w:rsidP="00656690">
      <w:pPr>
        <w:pStyle w:val="NormalWeb"/>
        <w:rPr>
          <w:rFonts w:ascii="Arial" w:hAnsi="Arial" w:cs="Arial"/>
        </w:rPr>
      </w:pPr>
      <w:r w:rsidRPr="003E45C6">
        <w:rPr>
          <w:rFonts w:ascii="Arial" w:hAnsi="Arial" w:cs="Arial"/>
        </w:rPr>
        <w:t>El</w:t>
      </w:r>
      <w:del w:id="2624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25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presente</w:t>
      </w:r>
      <w:del w:id="2626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27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CONOPS</w:t>
      </w:r>
      <w:del w:id="2628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29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define</w:t>
      </w:r>
      <w:del w:id="2630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31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el</w:t>
      </w:r>
      <w:del w:id="2632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33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marco</w:t>
      </w:r>
      <w:del w:id="2634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35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conceptual</w:t>
      </w:r>
      <w:del w:id="2636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37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para</w:t>
      </w:r>
      <w:del w:id="2638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39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el</w:t>
      </w:r>
      <w:del w:id="2640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41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desarrollo</w:t>
      </w:r>
      <w:del w:id="2642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43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de</w:t>
      </w:r>
      <w:del w:id="2644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45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una</w:t>
      </w:r>
      <w:del w:id="2646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47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carga</w:t>
      </w:r>
      <w:del w:id="2648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49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útil</w:t>
      </w:r>
      <w:del w:id="2650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51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Store</w:t>
      </w:r>
      <w:del w:id="2652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53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&amp;</w:t>
      </w:r>
      <w:del w:id="2654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55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Forward</w:t>
      </w:r>
      <w:del w:id="2656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57" w:author="Lino Acuña" w:date="2026-01-07T08:23:00Z" w16du:dateUtc="2026-01-07T11:23:00Z">
        <w:del w:id="2658" w:author="Practico IDI 2" w:date="2026-01-07T10:24:00Z" w16du:dateUtc="2026-01-07T13:24:00Z">
          <w:r w:rsidR="008B032F" w:rsidDel="00CA0733">
            <w:rPr>
              <w:rFonts w:ascii="Arial" w:hAnsi="Arial" w:cs="Arial"/>
            </w:rPr>
            <w:delText xml:space="preserve"> </w:delText>
          </w:r>
        </w:del>
      </w:ins>
      <w:del w:id="2659" w:author="Practico IDI 2" w:date="2026-01-07T10:24:00Z" w16du:dateUtc="2026-01-07T13:24:00Z">
        <w:r w:rsidRPr="003E45C6" w:rsidDel="00CA0733">
          <w:rPr>
            <w:rFonts w:ascii="Arial" w:hAnsi="Arial" w:cs="Arial"/>
          </w:rPr>
          <w:delText xml:space="preserve">a </w:delText>
        </w:r>
      </w:del>
      <w:ins w:id="2660" w:author="Lino Acuña" w:date="2026-01-07T08:23:00Z" w16du:dateUtc="2026-01-07T11:23:00Z">
        <w:del w:id="2661" w:author="Practico IDI 2" w:date="2026-01-07T10:24:00Z" w16du:dateUtc="2026-01-07T13:24:00Z">
          <w:r w:rsidR="008B032F" w:rsidDel="00CA0733">
            <w:rPr>
              <w:rFonts w:ascii="Arial" w:hAnsi="Arial" w:cs="Arial"/>
            </w:rPr>
            <w:delText xml:space="preserve"> </w:delText>
          </w:r>
        </w:del>
      </w:ins>
      <w:del w:id="2662" w:author="Practico IDI 2" w:date="2026-01-07T10:24:00Z" w16du:dateUtc="2026-01-07T13:24:00Z">
        <w:r w:rsidRPr="003E45C6" w:rsidDel="00CA0733">
          <w:rPr>
            <w:rFonts w:ascii="Arial" w:hAnsi="Arial" w:cs="Arial"/>
          </w:rPr>
          <w:delText xml:space="preserve">bordo </w:delText>
        </w:r>
      </w:del>
      <w:ins w:id="2663" w:author="Lino Acuña" w:date="2026-01-07T08:23:00Z" w16du:dateUtc="2026-01-07T11:23:00Z">
        <w:del w:id="2664" w:author="Practico IDI 2" w:date="2026-01-07T10:24:00Z" w16du:dateUtc="2026-01-07T13:24:00Z">
          <w:r w:rsidR="008B032F" w:rsidDel="00CA0733">
            <w:rPr>
              <w:rFonts w:ascii="Arial" w:hAnsi="Arial" w:cs="Arial"/>
            </w:rPr>
            <w:delText xml:space="preserve"> </w:delText>
          </w:r>
        </w:del>
      </w:ins>
      <w:del w:id="2665" w:author="Practico IDI 2" w:date="2026-01-07T10:24:00Z" w16du:dateUtc="2026-01-07T13:24:00Z">
        <w:r w:rsidRPr="003E45C6" w:rsidDel="00CA0733">
          <w:rPr>
            <w:rFonts w:ascii="Arial" w:hAnsi="Arial" w:cs="Arial"/>
          </w:rPr>
          <w:delText xml:space="preserve">del </w:delText>
        </w:r>
      </w:del>
      <w:ins w:id="2666" w:author="Lino Acuña" w:date="2026-01-07T08:23:00Z" w16du:dateUtc="2026-01-07T11:23:00Z">
        <w:del w:id="2667" w:author="Practico IDI 2" w:date="2026-01-07T10:24:00Z" w16du:dateUtc="2026-01-07T13:24:00Z">
          <w:r w:rsidR="008B032F" w:rsidDel="00CA0733">
            <w:rPr>
              <w:rFonts w:ascii="Arial" w:hAnsi="Arial" w:cs="Arial"/>
            </w:rPr>
            <w:delText xml:space="preserve"> </w:delText>
          </w:r>
        </w:del>
      </w:ins>
      <w:del w:id="2668" w:author="Practico IDI 2" w:date="2026-01-07T10:24:00Z" w16du:dateUtc="2026-01-07T13:24:00Z">
        <w:r w:rsidRPr="003E45C6" w:rsidDel="00CA0733">
          <w:rPr>
            <w:rFonts w:ascii="Arial" w:hAnsi="Arial" w:cs="Arial"/>
          </w:rPr>
          <w:delText>SNSat-7</w:delText>
        </w:r>
      </w:del>
      <w:r w:rsidRPr="003E45C6">
        <w:rPr>
          <w:rFonts w:ascii="Arial" w:hAnsi="Arial" w:cs="Arial"/>
        </w:rPr>
        <w:t>,</w:t>
      </w:r>
      <w:del w:id="2669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70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destacando</w:t>
      </w:r>
      <w:del w:id="2671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72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su</w:t>
      </w:r>
      <w:del w:id="2673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74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relevancia</w:t>
      </w:r>
      <w:del w:id="2675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76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estratégica,</w:t>
      </w:r>
      <w:del w:id="2677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78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su</w:t>
      </w:r>
      <w:del w:id="2679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80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aporte</w:t>
      </w:r>
      <w:del w:id="2681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82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al</w:t>
      </w:r>
      <w:del w:id="2683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84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desarrollo</w:t>
      </w:r>
      <w:del w:id="2685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86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de</w:t>
      </w:r>
      <w:del w:id="2687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88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capacidades</w:t>
      </w:r>
      <w:del w:id="2689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90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espaciales</w:t>
      </w:r>
      <w:del w:id="2691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92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nacionales</w:t>
      </w:r>
      <w:del w:id="2693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94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y</w:t>
      </w:r>
      <w:del w:id="2695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96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su</w:t>
      </w:r>
      <w:del w:id="2697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698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potencial</w:t>
      </w:r>
      <w:del w:id="2699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00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de</w:t>
      </w:r>
      <w:del w:id="2701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02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crecimiento</w:t>
      </w:r>
      <w:del w:id="2703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04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hacia</w:t>
      </w:r>
      <w:del w:id="2705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06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aplicaciones</w:t>
      </w:r>
      <w:del w:id="2707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08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futuras.</w:t>
      </w:r>
    </w:p>
    <w:p w14:paraId="2C168D34" w14:textId="5E4119C8" w:rsidR="00656690" w:rsidRPr="003E45C6" w:rsidRDefault="00656690" w:rsidP="00656690">
      <w:pPr>
        <w:pStyle w:val="NormalWeb"/>
        <w:rPr>
          <w:rFonts w:ascii="Arial" w:hAnsi="Arial" w:cs="Arial"/>
        </w:rPr>
      </w:pPr>
      <w:r w:rsidRPr="003E45C6">
        <w:rPr>
          <w:rFonts w:ascii="Arial" w:hAnsi="Arial" w:cs="Arial"/>
        </w:rPr>
        <w:t>Este</w:t>
      </w:r>
      <w:del w:id="2709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10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proyecto</w:t>
      </w:r>
      <w:del w:id="2711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12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constituye</w:t>
      </w:r>
      <w:del w:id="2713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14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una</w:t>
      </w:r>
      <w:del w:id="2715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16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plataforma</w:t>
      </w:r>
      <w:del w:id="2717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18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de</w:t>
      </w:r>
      <w:del w:id="2719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20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validación</w:t>
      </w:r>
      <w:del w:id="2721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22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tecnológica</w:t>
      </w:r>
      <w:del w:id="2723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24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que</w:t>
      </w:r>
      <w:del w:id="2725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26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permitirá</w:t>
      </w:r>
      <w:del w:id="2727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28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a</w:t>
      </w:r>
      <w:del w:id="2729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30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DTS</w:t>
      </w:r>
      <w:del w:id="2731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32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consolidar</w:t>
      </w:r>
      <w:del w:id="2733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34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experiencia</w:t>
      </w:r>
      <w:del w:id="2735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36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en</w:t>
      </w:r>
      <w:del w:id="2737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38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sistemas</w:t>
      </w:r>
      <w:del w:id="2739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40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satelitales,</w:t>
      </w:r>
      <w:del w:id="2741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42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al</w:t>
      </w:r>
      <w:del w:id="2743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44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mismo</w:t>
      </w:r>
      <w:del w:id="2745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46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tiempo</w:t>
      </w:r>
      <w:del w:id="2747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48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que</w:t>
      </w:r>
      <w:del w:id="2749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50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contribuye</w:t>
      </w:r>
      <w:del w:id="2751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52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a</w:t>
      </w:r>
      <w:del w:id="2753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54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mejorar</w:t>
      </w:r>
      <w:del w:id="2755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56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la</w:t>
      </w:r>
      <w:del w:id="2757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58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conectividad</w:t>
      </w:r>
      <w:del w:id="2759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60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y</w:t>
      </w:r>
      <w:del w:id="2761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62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resiliencia</w:t>
      </w:r>
      <w:del w:id="2763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64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de</w:t>
      </w:r>
      <w:del w:id="2765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66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las</w:t>
      </w:r>
      <w:del w:id="2767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68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comunicaciones</w:t>
      </w:r>
      <w:del w:id="2769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70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en</w:t>
      </w:r>
      <w:del w:id="2771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72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el</w:t>
      </w:r>
      <w:del w:id="2773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74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territorio</w:t>
      </w:r>
      <w:del w:id="2775" w:author="Lino Acuña" w:date="2026-01-07T08:23:00Z" w16du:dateUtc="2026-01-07T11:23:00Z">
        <w:r w:rsidRPr="003E45C6" w:rsidDel="008B032F">
          <w:rPr>
            <w:rFonts w:ascii="Arial" w:hAnsi="Arial" w:cs="Arial"/>
          </w:rPr>
          <w:delText xml:space="preserve"> </w:delText>
        </w:r>
      </w:del>
      <w:ins w:id="2776" w:author="Lino Acuña" w:date="2026-01-07T08:23:00Z" w16du:dateUtc="2026-01-07T11:23:00Z">
        <w:r w:rsidR="008B032F">
          <w:rPr>
            <w:rFonts w:ascii="Arial" w:hAnsi="Arial" w:cs="Arial"/>
          </w:rPr>
          <w:t xml:space="preserve"> </w:t>
        </w:r>
      </w:ins>
      <w:r w:rsidRPr="003E45C6">
        <w:rPr>
          <w:rFonts w:ascii="Arial" w:hAnsi="Arial" w:cs="Arial"/>
        </w:rPr>
        <w:t>nacional.</w:t>
      </w:r>
    </w:p>
    <w:p w14:paraId="18FF367D" w14:textId="0E4F5C29" w:rsidR="00656690" w:rsidRDefault="00656690" w:rsidP="00656690">
      <w:pPr>
        <w:pStyle w:val="Ttulo1"/>
        <w:rPr>
          <w:lang w:val="es-CL"/>
        </w:rPr>
      </w:pPr>
      <w:r>
        <w:rPr>
          <w:lang w:val="es-CL"/>
        </w:rPr>
        <w:t>anexos</w:t>
      </w:r>
    </w:p>
    <w:p w14:paraId="339AE98E" w14:textId="508204A2" w:rsidR="00656690" w:rsidRDefault="00656690" w:rsidP="00656690">
      <w:pPr>
        <w:pStyle w:val="Ttulo2"/>
        <w:rPr>
          <w:lang w:val="es-CL"/>
        </w:rPr>
      </w:pPr>
      <w:r>
        <w:rPr>
          <w:lang w:val="es-CL"/>
        </w:rPr>
        <w:t>Glosario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7800"/>
      </w:tblGrid>
      <w:tr w:rsidR="005B0206" w14:paraId="37924309" w14:textId="77777777" w:rsidTr="005B0206">
        <w:tc>
          <w:tcPr>
            <w:tcW w:w="1838" w:type="dxa"/>
          </w:tcPr>
          <w:p w14:paraId="4C897770" w14:textId="7304F375" w:rsidR="005B0206" w:rsidRDefault="005B0206" w:rsidP="00656690">
            <w:pPr>
              <w:rPr>
                <w:lang w:val="es-CL"/>
              </w:rPr>
            </w:pPr>
            <w:r>
              <w:rPr>
                <w:lang w:val="es-CL"/>
              </w:rPr>
              <w:t>Término</w:t>
            </w:r>
          </w:p>
        </w:tc>
        <w:tc>
          <w:tcPr>
            <w:tcW w:w="7800" w:type="dxa"/>
          </w:tcPr>
          <w:p w14:paraId="50B7D5CF" w14:textId="25C4F7E1" w:rsidR="005B0206" w:rsidRDefault="005B0206" w:rsidP="00656690">
            <w:pPr>
              <w:rPr>
                <w:lang w:val="es-CL"/>
              </w:rPr>
            </w:pPr>
            <w:r>
              <w:rPr>
                <w:lang w:val="es-CL"/>
              </w:rPr>
              <w:t>Definición</w:t>
            </w:r>
          </w:p>
        </w:tc>
      </w:tr>
      <w:tr w:rsidR="005B0206" w14:paraId="723AD3E8" w14:textId="77777777" w:rsidTr="005B0206">
        <w:tc>
          <w:tcPr>
            <w:tcW w:w="1838" w:type="dxa"/>
          </w:tcPr>
          <w:p w14:paraId="01228C23" w14:textId="7D1773C6" w:rsidR="005B0206" w:rsidRDefault="005B0206" w:rsidP="00656690">
            <w:pPr>
              <w:rPr>
                <w:lang w:val="es-CL"/>
              </w:rPr>
            </w:pPr>
            <w:r>
              <w:rPr>
                <w:lang w:val="es-CL"/>
              </w:rPr>
              <w:t>CONOPS</w:t>
            </w:r>
          </w:p>
        </w:tc>
        <w:tc>
          <w:tcPr>
            <w:tcW w:w="7800" w:type="dxa"/>
          </w:tcPr>
          <w:p w14:paraId="2566C25B" w14:textId="647AAFC9" w:rsidR="005B0206" w:rsidRDefault="005B0206" w:rsidP="00656690">
            <w:pPr>
              <w:rPr>
                <w:lang w:val="es-CL"/>
              </w:rPr>
            </w:pPr>
            <w:r>
              <w:rPr>
                <w:lang w:val="es-CL"/>
              </w:rPr>
              <w:t>Concepto</w:t>
            </w:r>
            <w:del w:id="2777" w:author="Lino Acuña" w:date="2026-01-07T08:23:00Z" w16du:dateUtc="2026-01-07T11:23:00Z">
              <w:r w:rsidDel="008B032F">
                <w:rPr>
                  <w:lang w:val="es-CL"/>
                </w:rPr>
                <w:delText xml:space="preserve"> </w:delText>
              </w:r>
            </w:del>
            <w:ins w:id="2778" w:author="Lino Acuña" w:date="2026-01-07T08:23:00Z" w16du:dateUtc="2026-01-07T11:23:00Z">
              <w:r w:rsidR="008B032F">
                <w:rPr>
                  <w:lang w:val="es-CL"/>
                </w:rPr>
                <w:t xml:space="preserve"> </w:t>
              </w:r>
            </w:ins>
            <w:r>
              <w:rPr>
                <w:lang w:val="es-CL"/>
              </w:rPr>
              <w:t>de</w:t>
            </w:r>
            <w:del w:id="2779" w:author="Lino Acuña" w:date="2026-01-07T08:23:00Z" w16du:dateUtc="2026-01-07T11:23:00Z">
              <w:r w:rsidDel="008B032F">
                <w:rPr>
                  <w:lang w:val="es-CL"/>
                </w:rPr>
                <w:delText xml:space="preserve"> </w:delText>
              </w:r>
            </w:del>
            <w:ins w:id="2780" w:author="Lino Acuña" w:date="2026-01-07T08:23:00Z" w16du:dateUtc="2026-01-07T11:23:00Z">
              <w:r w:rsidR="008B032F">
                <w:rPr>
                  <w:lang w:val="es-CL"/>
                </w:rPr>
                <w:t xml:space="preserve"> </w:t>
              </w:r>
            </w:ins>
            <w:r>
              <w:rPr>
                <w:lang w:val="es-CL"/>
              </w:rPr>
              <w:t>Operación.</w:t>
            </w:r>
            <w:del w:id="2781" w:author="Lino Acuña" w:date="2026-01-07T08:23:00Z" w16du:dateUtc="2026-01-07T11:23:00Z">
              <w:r w:rsidDel="008B032F">
                <w:rPr>
                  <w:lang w:val="es-CL"/>
                </w:rPr>
                <w:delText xml:space="preserve"> </w:delText>
              </w:r>
            </w:del>
            <w:ins w:id="2782" w:author="Lino Acuña" w:date="2026-01-07T08:23:00Z" w16du:dateUtc="2026-01-07T11:23:00Z">
              <w:r w:rsidR="008B032F">
                <w:rPr>
                  <w:lang w:val="es-CL"/>
                </w:rPr>
                <w:t xml:space="preserve"> </w:t>
              </w:r>
            </w:ins>
            <w:r w:rsidRPr="005B0206">
              <w:t>Documento</w:t>
            </w:r>
            <w:del w:id="2783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784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que</w:t>
            </w:r>
            <w:del w:id="2785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786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describe</w:t>
            </w:r>
            <w:del w:id="2787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788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las</w:t>
            </w:r>
            <w:del w:id="2789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790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características</w:t>
            </w:r>
            <w:del w:id="2791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792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de</w:t>
            </w:r>
            <w:del w:id="2793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794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un</w:t>
            </w:r>
            <w:del w:id="2795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796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sistema</w:t>
            </w:r>
            <w:del w:id="2797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798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propuesto</w:t>
            </w:r>
            <w:del w:id="2799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00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desde</w:t>
            </w:r>
            <w:del w:id="2801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02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la</w:t>
            </w:r>
            <w:del w:id="2803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04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perspectiva</w:t>
            </w:r>
            <w:del w:id="2805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06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del</w:t>
            </w:r>
            <w:del w:id="2807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08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usuario.</w:t>
            </w:r>
          </w:p>
        </w:tc>
      </w:tr>
      <w:tr w:rsidR="005B0206" w14:paraId="04D03D6D" w14:textId="77777777" w:rsidTr="005B0206">
        <w:tc>
          <w:tcPr>
            <w:tcW w:w="1838" w:type="dxa"/>
          </w:tcPr>
          <w:p w14:paraId="55E04F1F" w14:textId="57CBD609" w:rsidR="005B0206" w:rsidRDefault="005B0206" w:rsidP="00656690">
            <w:pPr>
              <w:rPr>
                <w:lang w:val="es-CL"/>
              </w:rPr>
            </w:pPr>
            <w:proofErr w:type="spellStart"/>
            <w:r>
              <w:rPr>
                <w:lang w:val="es-CL"/>
              </w:rPr>
              <w:t>CubeSat</w:t>
            </w:r>
            <w:proofErr w:type="spellEnd"/>
          </w:p>
        </w:tc>
        <w:tc>
          <w:tcPr>
            <w:tcW w:w="7800" w:type="dxa"/>
          </w:tcPr>
          <w:p w14:paraId="194846C9" w14:textId="3574B7F4" w:rsidR="005B0206" w:rsidRDefault="005B0206" w:rsidP="00656690">
            <w:pPr>
              <w:rPr>
                <w:lang w:val="es-CL"/>
              </w:rPr>
            </w:pPr>
            <w:r w:rsidRPr="005B0206">
              <w:t>Estándar</w:t>
            </w:r>
            <w:del w:id="2809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10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de</w:t>
            </w:r>
            <w:del w:id="2811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12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nanosatélite</w:t>
            </w:r>
            <w:del w:id="2813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14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con</w:t>
            </w:r>
            <w:del w:id="2815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16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un</w:t>
            </w:r>
            <w:del w:id="2817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18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formato</w:t>
            </w:r>
            <w:del w:id="2819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20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cúbico</w:t>
            </w:r>
            <w:del w:id="2821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22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de</w:t>
            </w:r>
            <w:del w:id="2823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24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10x10x10</w:t>
            </w:r>
            <w:del w:id="2825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26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cm</w:t>
            </w:r>
            <w:del w:id="2827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28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por</w:t>
            </w:r>
            <w:del w:id="2829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30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unidad</w:t>
            </w:r>
            <w:del w:id="2831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32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(1U),</w:t>
            </w:r>
            <w:del w:id="2833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34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escalable</w:t>
            </w:r>
            <w:del w:id="2835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36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a</w:t>
            </w:r>
            <w:del w:id="2837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38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unidades</w:t>
            </w:r>
            <w:del w:id="2839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40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mayores</w:t>
            </w:r>
            <w:del w:id="2841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42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(ej.</w:t>
            </w:r>
            <w:del w:id="2843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44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12U).</w:t>
            </w:r>
          </w:p>
        </w:tc>
      </w:tr>
      <w:tr w:rsidR="005B0206" w14:paraId="3615DDC5" w14:textId="77777777" w:rsidTr="005B0206">
        <w:tc>
          <w:tcPr>
            <w:tcW w:w="1838" w:type="dxa"/>
          </w:tcPr>
          <w:p w14:paraId="43D13F1C" w14:textId="7CEF83FA" w:rsidR="005B0206" w:rsidRDefault="005B0206" w:rsidP="00656690">
            <w:pPr>
              <w:rPr>
                <w:lang w:val="es-CL"/>
              </w:rPr>
            </w:pPr>
            <w:r>
              <w:rPr>
                <w:lang w:val="es-CL"/>
              </w:rPr>
              <w:t>Store</w:t>
            </w:r>
            <w:del w:id="2845" w:author="Lino Acuña" w:date="2026-01-07T08:23:00Z" w16du:dateUtc="2026-01-07T11:23:00Z">
              <w:r w:rsidDel="008B032F">
                <w:rPr>
                  <w:lang w:val="es-CL"/>
                </w:rPr>
                <w:delText xml:space="preserve"> </w:delText>
              </w:r>
            </w:del>
            <w:ins w:id="2846" w:author="Lino Acuña" w:date="2026-01-07T08:23:00Z" w16du:dateUtc="2026-01-07T11:23:00Z">
              <w:r w:rsidR="008B032F">
                <w:rPr>
                  <w:lang w:val="es-CL"/>
                </w:rPr>
                <w:t xml:space="preserve"> </w:t>
              </w:r>
            </w:ins>
            <w:r w:rsidR="00C63760">
              <w:rPr>
                <w:lang w:val="es-CL"/>
              </w:rPr>
              <w:t>&amp;</w:t>
            </w:r>
            <w:del w:id="2847" w:author="Lino Acuña" w:date="2026-01-07T08:23:00Z" w16du:dateUtc="2026-01-07T11:23:00Z">
              <w:r w:rsidDel="008B032F">
                <w:rPr>
                  <w:lang w:val="es-CL"/>
                </w:rPr>
                <w:delText xml:space="preserve"> </w:delText>
              </w:r>
            </w:del>
            <w:ins w:id="2848" w:author="Lino Acuña" w:date="2026-01-07T08:23:00Z" w16du:dateUtc="2026-01-07T11:23:00Z">
              <w:r w:rsidR="008B032F">
                <w:rPr>
                  <w:lang w:val="es-CL"/>
                </w:rPr>
                <w:t xml:space="preserve"> </w:t>
              </w:r>
            </w:ins>
            <w:r>
              <w:rPr>
                <w:lang w:val="es-CL"/>
              </w:rPr>
              <w:t>Forward</w:t>
            </w:r>
          </w:p>
        </w:tc>
        <w:tc>
          <w:tcPr>
            <w:tcW w:w="7800" w:type="dxa"/>
          </w:tcPr>
          <w:p w14:paraId="4D6EFE12" w14:textId="39ECDBBF" w:rsidR="005B0206" w:rsidRDefault="005B0206" w:rsidP="00656690">
            <w:pPr>
              <w:rPr>
                <w:lang w:val="es-CL"/>
              </w:rPr>
            </w:pPr>
            <w:r w:rsidRPr="005B0206">
              <w:t>(Almacenar</w:t>
            </w:r>
            <w:del w:id="2849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50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y</w:t>
            </w:r>
            <w:del w:id="2851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52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Reenviar).</w:t>
            </w:r>
            <w:del w:id="2853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54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Técnica</w:t>
            </w:r>
            <w:del w:id="2855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56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de</w:t>
            </w:r>
            <w:del w:id="2857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58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comunicación</w:t>
            </w:r>
            <w:del w:id="2859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60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en</w:t>
            </w:r>
            <w:del w:id="2861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62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la</w:t>
            </w:r>
            <w:del w:id="2863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64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que</w:t>
            </w:r>
            <w:del w:id="2865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66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la</w:t>
            </w:r>
            <w:del w:id="2867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68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información</w:t>
            </w:r>
            <w:del w:id="2869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70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se</w:t>
            </w:r>
            <w:del w:id="2871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72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envía</w:t>
            </w:r>
            <w:del w:id="2873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74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a</w:t>
            </w:r>
            <w:del w:id="2875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76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una</w:t>
            </w:r>
            <w:del w:id="2877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78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estación</w:t>
            </w:r>
            <w:del w:id="2879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80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intermedia</w:t>
            </w:r>
            <w:del w:id="2881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82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donde</w:t>
            </w:r>
            <w:del w:id="2883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84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se</w:t>
            </w:r>
            <w:del w:id="2885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86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guarda</w:t>
            </w:r>
            <w:del w:id="2887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88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temporalmente</w:t>
            </w:r>
            <w:del w:id="2889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90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antes</w:t>
            </w:r>
            <w:del w:id="2891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92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de</w:t>
            </w:r>
            <w:del w:id="2893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94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ser</w:t>
            </w:r>
            <w:del w:id="2895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96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reenviada</w:t>
            </w:r>
            <w:del w:id="2897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898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a</w:t>
            </w:r>
            <w:del w:id="2899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00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su</w:t>
            </w:r>
            <w:del w:id="2901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02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destino</w:t>
            </w:r>
            <w:del w:id="2903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04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final.</w:t>
            </w:r>
          </w:p>
        </w:tc>
      </w:tr>
      <w:tr w:rsidR="005B0206" w14:paraId="5838BE64" w14:textId="77777777" w:rsidTr="005B0206">
        <w:tc>
          <w:tcPr>
            <w:tcW w:w="1838" w:type="dxa"/>
          </w:tcPr>
          <w:p w14:paraId="7FE99140" w14:textId="3FD96D0F" w:rsidR="005B0206" w:rsidRDefault="005B0206" w:rsidP="00656690">
            <w:pPr>
              <w:rPr>
                <w:lang w:val="es-CL"/>
              </w:rPr>
            </w:pPr>
            <w:r>
              <w:rPr>
                <w:lang w:val="es-CL"/>
              </w:rPr>
              <w:t>LEO</w:t>
            </w:r>
          </w:p>
        </w:tc>
        <w:tc>
          <w:tcPr>
            <w:tcW w:w="7800" w:type="dxa"/>
          </w:tcPr>
          <w:p w14:paraId="3E76376A" w14:textId="69BA1DEE" w:rsidR="005B0206" w:rsidRDefault="005B0206" w:rsidP="00656690">
            <w:pPr>
              <w:rPr>
                <w:lang w:val="es-CL"/>
              </w:rPr>
            </w:pPr>
            <w:r w:rsidRPr="005B0206">
              <w:rPr>
                <w:i/>
                <w:iCs/>
                <w:lang w:val="en-US"/>
              </w:rPr>
              <w:t>Low</w:t>
            </w:r>
            <w:del w:id="2905" w:author="Lino Acuña" w:date="2026-01-07T08:23:00Z" w16du:dateUtc="2026-01-07T11:23:00Z">
              <w:r w:rsidRPr="005B0206" w:rsidDel="008B032F">
                <w:rPr>
                  <w:i/>
                  <w:iCs/>
                  <w:lang w:val="en-US"/>
                </w:rPr>
                <w:delText xml:space="preserve"> </w:delText>
              </w:r>
            </w:del>
            <w:ins w:id="2906" w:author="Lino Acuña" w:date="2026-01-07T08:23:00Z" w16du:dateUtc="2026-01-07T11:23:00Z">
              <w:r w:rsidR="008B032F">
                <w:rPr>
                  <w:i/>
                  <w:iCs/>
                  <w:lang w:val="en-US"/>
                </w:rPr>
                <w:t xml:space="preserve"> </w:t>
              </w:r>
            </w:ins>
            <w:r w:rsidRPr="005B0206">
              <w:rPr>
                <w:i/>
                <w:iCs/>
                <w:lang w:val="en-US"/>
              </w:rPr>
              <w:t>Earth</w:t>
            </w:r>
            <w:del w:id="2907" w:author="Lino Acuña" w:date="2026-01-07T08:23:00Z" w16du:dateUtc="2026-01-07T11:23:00Z">
              <w:r w:rsidRPr="005B0206" w:rsidDel="008B032F">
                <w:rPr>
                  <w:i/>
                  <w:iCs/>
                  <w:lang w:val="en-US"/>
                </w:rPr>
                <w:delText xml:space="preserve"> </w:delText>
              </w:r>
            </w:del>
            <w:ins w:id="2908" w:author="Lino Acuña" w:date="2026-01-07T08:23:00Z" w16du:dateUtc="2026-01-07T11:23:00Z">
              <w:r w:rsidR="008B032F">
                <w:rPr>
                  <w:i/>
                  <w:iCs/>
                  <w:lang w:val="en-US"/>
                </w:rPr>
                <w:t xml:space="preserve"> </w:t>
              </w:r>
            </w:ins>
            <w:r w:rsidRPr="005B0206">
              <w:rPr>
                <w:i/>
                <w:iCs/>
                <w:lang w:val="en-US"/>
              </w:rPr>
              <w:t>Orbit</w:t>
            </w:r>
            <w:del w:id="2909" w:author="Lino Acuña" w:date="2026-01-07T08:23:00Z" w16du:dateUtc="2026-01-07T11:23:00Z">
              <w:r w:rsidRPr="005B0206" w:rsidDel="008B032F">
                <w:rPr>
                  <w:lang w:val="en-US"/>
                </w:rPr>
                <w:delText> </w:delText>
              </w:r>
            </w:del>
            <w:ins w:id="2910" w:author="Lino Acuña" w:date="2026-01-07T08:23:00Z" w16du:dateUtc="2026-01-07T11:23:00Z">
              <w:r w:rsidR="008B032F">
                <w:rPr>
                  <w:lang w:val="en-US"/>
                </w:rPr>
                <w:t xml:space="preserve"> </w:t>
              </w:r>
            </w:ins>
            <w:r w:rsidRPr="005B0206">
              <w:rPr>
                <w:lang w:val="en-US"/>
              </w:rPr>
              <w:t>(</w:t>
            </w:r>
            <w:r w:rsidRPr="000C58C3">
              <w:rPr>
                <w:lang w:val="en-US"/>
                <w:rPrChange w:id="2911" w:author="Practico IDI 2" w:date="2026-01-07T10:25:00Z" w16du:dateUtc="2026-01-07T13:25:00Z">
                  <w:rPr>
                    <w:lang w:val="en-US"/>
                  </w:rPr>
                </w:rPrChange>
              </w:rPr>
              <w:t>Órbita</w:t>
            </w:r>
            <w:del w:id="2912" w:author="Lino Acuña" w:date="2026-01-07T08:23:00Z" w16du:dateUtc="2026-01-07T11:23:00Z">
              <w:r w:rsidRPr="000C58C3" w:rsidDel="008B032F">
                <w:rPr>
                  <w:lang w:val="en-US"/>
                  <w:rPrChange w:id="2913" w:author="Practico IDI 2" w:date="2026-01-07T10:25:00Z" w16du:dateUtc="2026-01-07T13:25:00Z">
                    <w:rPr>
                      <w:lang w:val="en-US"/>
                    </w:rPr>
                  </w:rPrChange>
                </w:rPr>
                <w:delText xml:space="preserve"> </w:delText>
              </w:r>
            </w:del>
            <w:ins w:id="2914" w:author="Lino Acuña" w:date="2026-01-07T08:23:00Z" w16du:dateUtc="2026-01-07T11:23:00Z">
              <w:r w:rsidR="008B032F" w:rsidRPr="000C58C3">
                <w:rPr>
                  <w:lang w:val="en-US"/>
                  <w:rPrChange w:id="2915" w:author="Practico IDI 2" w:date="2026-01-07T10:25:00Z" w16du:dateUtc="2026-01-07T13:25:00Z">
                    <w:rPr>
                      <w:lang w:val="en-US"/>
                    </w:rPr>
                  </w:rPrChange>
                </w:rPr>
                <w:t xml:space="preserve"> </w:t>
              </w:r>
            </w:ins>
            <w:r w:rsidRPr="000C58C3">
              <w:rPr>
                <w:lang w:val="en-US"/>
                <w:rPrChange w:id="2916" w:author="Practico IDI 2" w:date="2026-01-07T10:25:00Z" w16du:dateUtc="2026-01-07T13:25:00Z">
                  <w:rPr>
                    <w:lang w:val="en-US"/>
                  </w:rPr>
                </w:rPrChange>
              </w:rPr>
              <w:t>Terrestre</w:t>
            </w:r>
            <w:del w:id="2917" w:author="Lino Acuña" w:date="2026-01-07T08:23:00Z" w16du:dateUtc="2026-01-07T11:23:00Z">
              <w:r w:rsidRPr="000C58C3" w:rsidDel="008B032F">
                <w:rPr>
                  <w:lang w:val="en-US"/>
                  <w:rPrChange w:id="2918" w:author="Practico IDI 2" w:date="2026-01-07T10:25:00Z" w16du:dateUtc="2026-01-07T13:25:00Z">
                    <w:rPr>
                      <w:lang w:val="en-US"/>
                    </w:rPr>
                  </w:rPrChange>
                </w:rPr>
                <w:delText xml:space="preserve"> </w:delText>
              </w:r>
            </w:del>
            <w:ins w:id="2919" w:author="Lino Acuña" w:date="2026-01-07T08:23:00Z" w16du:dateUtc="2026-01-07T11:23:00Z">
              <w:r w:rsidR="008B032F" w:rsidRPr="000C58C3">
                <w:rPr>
                  <w:lang w:val="en-US"/>
                  <w:rPrChange w:id="2920" w:author="Practico IDI 2" w:date="2026-01-07T10:25:00Z" w16du:dateUtc="2026-01-07T13:25:00Z">
                    <w:rPr>
                      <w:lang w:val="en-US"/>
                    </w:rPr>
                  </w:rPrChange>
                </w:rPr>
                <w:t xml:space="preserve"> </w:t>
              </w:r>
            </w:ins>
            <w:r w:rsidRPr="000C58C3">
              <w:rPr>
                <w:lang w:val="en-US"/>
                <w:rPrChange w:id="2921" w:author="Practico IDI 2" w:date="2026-01-07T10:25:00Z" w16du:dateUtc="2026-01-07T13:25:00Z">
                  <w:rPr>
                    <w:lang w:val="en-US"/>
                  </w:rPr>
                </w:rPrChange>
              </w:rPr>
              <w:t>Baja</w:t>
            </w:r>
            <w:r w:rsidRPr="005B0206">
              <w:rPr>
                <w:lang w:val="en-US"/>
              </w:rPr>
              <w:t>).</w:t>
            </w:r>
            <w:del w:id="2922" w:author="Lino Acuña" w:date="2026-01-07T08:23:00Z" w16du:dateUtc="2026-01-07T11:23:00Z">
              <w:r w:rsidRPr="005B0206" w:rsidDel="008B032F">
                <w:rPr>
                  <w:lang w:val="en-US"/>
                </w:rPr>
                <w:delText xml:space="preserve"> </w:delText>
              </w:r>
            </w:del>
            <w:ins w:id="2923" w:author="Lino Acuña" w:date="2026-01-07T08:23:00Z" w16du:dateUtc="2026-01-07T11:23:00Z">
              <w:r w:rsidR="008B032F">
                <w:rPr>
                  <w:lang w:val="en-US"/>
                </w:rPr>
                <w:t xml:space="preserve"> </w:t>
              </w:r>
            </w:ins>
            <w:r w:rsidRPr="005B0206">
              <w:t>Región</w:t>
            </w:r>
            <w:del w:id="2924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25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orbital</w:t>
            </w:r>
            <w:del w:id="2926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27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alrededor</w:t>
            </w:r>
            <w:del w:id="2928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29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de</w:t>
            </w:r>
            <w:del w:id="2930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31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la</w:t>
            </w:r>
            <w:del w:id="2932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33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Tierra</w:t>
            </w:r>
            <w:del w:id="2934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35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con</w:t>
            </w:r>
            <w:del w:id="2936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37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una</w:t>
            </w:r>
            <w:del w:id="2938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39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altitud</w:t>
            </w:r>
            <w:del w:id="2940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41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de</w:t>
            </w:r>
            <w:del w:id="2942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43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hasta</w:t>
            </w:r>
            <w:del w:id="2944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45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2,000</w:t>
            </w:r>
            <w:del w:id="2946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47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km.</w:t>
            </w:r>
          </w:p>
        </w:tc>
      </w:tr>
      <w:tr w:rsidR="005B0206" w14:paraId="5EE6CB66" w14:textId="77777777" w:rsidTr="005B0206">
        <w:tc>
          <w:tcPr>
            <w:tcW w:w="1838" w:type="dxa"/>
          </w:tcPr>
          <w:p w14:paraId="13ECD6DA" w14:textId="23AF9295" w:rsidR="005B0206" w:rsidRDefault="005B0206" w:rsidP="00656690">
            <w:pPr>
              <w:rPr>
                <w:lang w:val="es-CL"/>
              </w:rPr>
            </w:pPr>
            <w:r>
              <w:rPr>
                <w:lang w:val="es-CL"/>
              </w:rPr>
              <w:t>UHF</w:t>
            </w:r>
          </w:p>
        </w:tc>
        <w:tc>
          <w:tcPr>
            <w:tcW w:w="7800" w:type="dxa"/>
          </w:tcPr>
          <w:p w14:paraId="7FFB1879" w14:textId="6026B1F1" w:rsidR="005B0206" w:rsidRDefault="005B0206" w:rsidP="005B0206">
            <w:pPr>
              <w:rPr>
                <w:lang w:val="es-CL"/>
              </w:rPr>
            </w:pPr>
            <w:del w:id="2948" w:author="Practico IDI 2" w:date="2026-01-07T10:25:00Z" w16du:dateUtc="2026-01-07T13:25:00Z">
              <w:r w:rsidRPr="000C58C3" w:rsidDel="00CA0733">
                <w:rPr>
                  <w:i/>
                  <w:iCs/>
                  <w:lang w:val="es-CL"/>
                  <w:rPrChange w:id="2949" w:author="Practico IDI 2" w:date="2026-01-07T10:25:00Z" w16du:dateUtc="2026-01-07T13:25:00Z">
                    <w:rPr>
                      <w:i/>
                      <w:iCs/>
                    </w:rPr>
                  </w:rPrChange>
                </w:rPr>
                <w:delText xml:space="preserve">Ultra </w:delText>
              </w:r>
            </w:del>
            <w:ins w:id="2950" w:author="Lino Acuña" w:date="2026-01-07T08:23:00Z" w16du:dateUtc="2026-01-07T11:23:00Z">
              <w:del w:id="2951" w:author="Practico IDI 2" w:date="2026-01-07T10:25:00Z" w16du:dateUtc="2026-01-07T13:25:00Z">
                <w:r w:rsidR="008B032F" w:rsidRPr="000C58C3" w:rsidDel="00CA0733">
                  <w:rPr>
                    <w:i/>
                    <w:iCs/>
                    <w:lang w:val="es-CL"/>
                    <w:rPrChange w:id="2952" w:author="Practico IDI 2" w:date="2026-01-07T10:25:00Z" w16du:dateUtc="2026-01-07T13:25:00Z">
                      <w:rPr>
                        <w:i/>
                        <w:iCs/>
                      </w:rPr>
                    </w:rPrChange>
                  </w:rPr>
                  <w:delText xml:space="preserve"> </w:delText>
                </w:r>
              </w:del>
            </w:ins>
            <w:del w:id="2953" w:author="Practico IDI 2" w:date="2026-01-07T10:25:00Z" w16du:dateUtc="2026-01-07T13:25:00Z">
              <w:r w:rsidRPr="000C58C3" w:rsidDel="00CA0733">
                <w:rPr>
                  <w:i/>
                  <w:iCs/>
                  <w:lang w:val="es-CL"/>
                  <w:rPrChange w:id="2954" w:author="Practico IDI 2" w:date="2026-01-07T10:25:00Z" w16du:dateUtc="2026-01-07T13:25:00Z">
                    <w:rPr>
                      <w:i/>
                      <w:iCs/>
                    </w:rPr>
                  </w:rPrChange>
                </w:rPr>
                <w:delText>High</w:delText>
              </w:r>
            </w:del>
            <w:ins w:id="2955" w:author="Practico IDI 2" w:date="2026-01-07T10:25:00Z" w16du:dateUtc="2026-01-07T13:25:00Z">
              <w:r w:rsidR="00CA0733" w:rsidRPr="000C58C3">
                <w:rPr>
                  <w:i/>
                  <w:iCs/>
                  <w:lang w:val="es-CL"/>
                </w:rPr>
                <w:t>Ultra-High</w:t>
              </w:r>
            </w:ins>
            <w:del w:id="2956" w:author="Lino Acuña" w:date="2026-01-07T08:23:00Z" w16du:dateUtc="2026-01-07T11:23:00Z">
              <w:r w:rsidRPr="000C58C3" w:rsidDel="008B032F">
                <w:rPr>
                  <w:i/>
                  <w:iCs/>
                  <w:lang w:val="es-CL"/>
                  <w:rPrChange w:id="2957" w:author="Practico IDI 2" w:date="2026-01-07T10:25:00Z" w16du:dateUtc="2026-01-07T13:25:00Z">
                    <w:rPr>
                      <w:i/>
                      <w:iCs/>
                    </w:rPr>
                  </w:rPrChange>
                </w:rPr>
                <w:delText xml:space="preserve"> </w:delText>
              </w:r>
            </w:del>
            <w:ins w:id="2958" w:author="Lino Acuña" w:date="2026-01-07T08:23:00Z" w16du:dateUtc="2026-01-07T11:23:00Z">
              <w:r w:rsidR="008B032F" w:rsidRPr="000C58C3">
                <w:rPr>
                  <w:i/>
                  <w:iCs/>
                  <w:lang w:val="es-CL"/>
                  <w:rPrChange w:id="2959" w:author="Practico IDI 2" w:date="2026-01-07T10:25:00Z" w16du:dateUtc="2026-01-07T13:25:00Z">
                    <w:rPr>
                      <w:i/>
                      <w:iCs/>
                    </w:rPr>
                  </w:rPrChange>
                </w:rPr>
                <w:t xml:space="preserve"> </w:t>
              </w:r>
            </w:ins>
            <w:r w:rsidRPr="000C58C3">
              <w:rPr>
                <w:i/>
                <w:iCs/>
                <w:lang w:val="es-CL"/>
                <w:rPrChange w:id="2960" w:author="Practico IDI 2" w:date="2026-01-07T10:25:00Z" w16du:dateUtc="2026-01-07T13:25:00Z">
                  <w:rPr>
                    <w:i/>
                    <w:iCs/>
                  </w:rPr>
                </w:rPrChange>
              </w:rPr>
              <w:t>Frequency</w:t>
            </w:r>
            <w:del w:id="2961" w:author="Lino Acuña" w:date="2026-01-07T08:23:00Z" w16du:dateUtc="2026-01-07T11:23:00Z">
              <w:r w:rsidRPr="000C58C3" w:rsidDel="008B032F">
                <w:rPr>
                  <w:lang w:val="es-CL"/>
                  <w:rPrChange w:id="2962" w:author="Practico IDI 2" w:date="2026-01-07T10:25:00Z" w16du:dateUtc="2026-01-07T13:25:00Z">
                    <w:rPr/>
                  </w:rPrChange>
                </w:rPr>
                <w:delText> </w:delText>
              </w:r>
            </w:del>
            <w:ins w:id="2963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(Frecuencia</w:t>
            </w:r>
            <w:del w:id="2964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65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Ultra</w:t>
            </w:r>
            <w:del w:id="2966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67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Alta).</w:t>
            </w:r>
            <w:del w:id="2968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69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Banda</w:t>
            </w:r>
            <w:del w:id="2970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71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del</w:t>
            </w:r>
            <w:del w:id="2972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73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espectro</w:t>
            </w:r>
            <w:del w:id="2974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75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electromagnético</w:t>
            </w:r>
            <w:del w:id="2976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77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que</w:t>
            </w:r>
            <w:del w:id="2978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79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abarca</w:t>
            </w:r>
            <w:del w:id="2980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81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el</w:t>
            </w:r>
            <w:del w:id="2982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83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rango</w:t>
            </w:r>
            <w:del w:id="2984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85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de</w:t>
            </w:r>
            <w:del w:id="2986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87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300</w:t>
            </w:r>
            <w:del w:id="2988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89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MHz</w:t>
            </w:r>
            <w:del w:id="2990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91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a</w:t>
            </w:r>
            <w:del w:id="2992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93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3</w:t>
            </w:r>
            <w:del w:id="2994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2995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GHz.</w:t>
            </w:r>
          </w:p>
        </w:tc>
      </w:tr>
      <w:tr w:rsidR="005B0206" w14:paraId="5AFF9B8C" w14:textId="77777777" w:rsidTr="005B0206">
        <w:tc>
          <w:tcPr>
            <w:tcW w:w="1838" w:type="dxa"/>
          </w:tcPr>
          <w:p w14:paraId="20820844" w14:textId="6AF493EB" w:rsidR="005B0206" w:rsidRDefault="005B0206" w:rsidP="00656690">
            <w:pPr>
              <w:rPr>
                <w:lang w:val="es-CL"/>
              </w:rPr>
            </w:pPr>
            <w:r>
              <w:rPr>
                <w:lang w:val="es-CL"/>
              </w:rPr>
              <w:t>COTS</w:t>
            </w:r>
          </w:p>
        </w:tc>
        <w:tc>
          <w:tcPr>
            <w:tcW w:w="7800" w:type="dxa"/>
          </w:tcPr>
          <w:p w14:paraId="3783EBF3" w14:textId="3F0E61AC" w:rsidR="005B0206" w:rsidRDefault="005B0206" w:rsidP="005B0206">
            <w:pPr>
              <w:tabs>
                <w:tab w:val="left" w:pos="1297"/>
              </w:tabs>
              <w:rPr>
                <w:lang w:val="es-CL"/>
              </w:rPr>
            </w:pPr>
            <w:r w:rsidRPr="000C58C3">
              <w:rPr>
                <w:i/>
                <w:iCs/>
                <w:lang w:val="es-CL"/>
                <w:rPrChange w:id="2996" w:author="Practico IDI 2" w:date="2026-01-07T10:25:00Z" w16du:dateUtc="2026-01-07T13:25:00Z">
                  <w:rPr>
                    <w:i/>
                    <w:iCs/>
                  </w:rPr>
                </w:rPrChange>
              </w:rPr>
              <w:t>Commercial</w:t>
            </w:r>
            <w:del w:id="2997" w:author="Lino Acuña" w:date="2026-01-07T08:23:00Z" w16du:dateUtc="2026-01-07T11:23:00Z">
              <w:r w:rsidRPr="000C58C3" w:rsidDel="008B032F">
                <w:rPr>
                  <w:i/>
                  <w:iCs/>
                  <w:lang w:val="es-CL"/>
                  <w:rPrChange w:id="2998" w:author="Practico IDI 2" w:date="2026-01-07T10:25:00Z" w16du:dateUtc="2026-01-07T13:25:00Z">
                    <w:rPr>
                      <w:i/>
                      <w:iCs/>
                    </w:rPr>
                  </w:rPrChange>
                </w:rPr>
                <w:delText xml:space="preserve"> </w:delText>
              </w:r>
            </w:del>
            <w:ins w:id="2999" w:author="Lino Acuña" w:date="2026-01-07T08:23:00Z" w16du:dateUtc="2026-01-07T11:23:00Z">
              <w:r w:rsidR="008B032F" w:rsidRPr="000C58C3">
                <w:rPr>
                  <w:i/>
                  <w:iCs/>
                  <w:lang w:val="es-CL"/>
                  <w:rPrChange w:id="3000" w:author="Practico IDI 2" w:date="2026-01-07T10:25:00Z" w16du:dateUtc="2026-01-07T13:25:00Z">
                    <w:rPr>
                      <w:i/>
                      <w:iCs/>
                    </w:rPr>
                  </w:rPrChange>
                </w:rPr>
                <w:t xml:space="preserve"> </w:t>
              </w:r>
            </w:ins>
            <w:r w:rsidRPr="000C58C3">
              <w:rPr>
                <w:i/>
                <w:iCs/>
                <w:lang w:val="es-CL"/>
                <w:rPrChange w:id="3001" w:author="Practico IDI 2" w:date="2026-01-07T10:25:00Z" w16du:dateUtc="2026-01-07T13:25:00Z">
                  <w:rPr>
                    <w:i/>
                    <w:iCs/>
                  </w:rPr>
                </w:rPrChange>
              </w:rPr>
              <w:t>Off-The-Shelf</w:t>
            </w:r>
            <w:r w:rsidRPr="000C58C3">
              <w:rPr>
                <w:lang w:val="es-CL"/>
                <w:rPrChange w:id="3002" w:author="Practico IDI 2" w:date="2026-01-07T10:25:00Z" w16du:dateUtc="2026-01-07T13:25:00Z">
                  <w:rPr/>
                </w:rPrChange>
              </w:rPr>
              <w:t>.</w:t>
            </w:r>
            <w:del w:id="3003" w:author="Lino Acuña" w:date="2026-01-07T08:23:00Z" w16du:dateUtc="2026-01-07T11:23:00Z">
              <w:r w:rsidRPr="000C58C3" w:rsidDel="008B032F">
                <w:rPr>
                  <w:lang w:val="es-CL"/>
                  <w:rPrChange w:id="3004" w:author="Practico IDI 2" w:date="2026-01-07T10:25:00Z" w16du:dateUtc="2026-01-07T13:25:00Z">
                    <w:rPr/>
                  </w:rPrChange>
                </w:rPr>
                <w:delText xml:space="preserve"> </w:delText>
              </w:r>
            </w:del>
            <w:ins w:id="3005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Componentes</w:t>
            </w:r>
            <w:del w:id="3006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3007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comerciales</w:t>
            </w:r>
            <w:del w:id="3008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3009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estándar,</w:t>
            </w:r>
            <w:del w:id="3010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3011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disponibles</w:t>
            </w:r>
            <w:del w:id="3012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3013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en</w:t>
            </w:r>
            <w:del w:id="3014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3015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el</w:t>
            </w:r>
            <w:del w:id="3016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3017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mercado</w:t>
            </w:r>
            <w:del w:id="3018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3019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para</w:t>
            </w:r>
            <w:del w:id="3020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3021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su</w:t>
            </w:r>
            <w:del w:id="3022" w:author="Lino Acuña" w:date="2026-01-07T08:23:00Z" w16du:dateUtc="2026-01-07T11:23:00Z">
              <w:r w:rsidRPr="005B0206" w:rsidDel="008B032F">
                <w:delText xml:space="preserve"> </w:delText>
              </w:r>
            </w:del>
            <w:ins w:id="3023" w:author="Lino Acuña" w:date="2026-01-07T08:23:00Z" w16du:dateUtc="2026-01-07T11:23:00Z">
              <w:r w:rsidR="008B032F">
                <w:t xml:space="preserve"> </w:t>
              </w:r>
            </w:ins>
            <w:r w:rsidRPr="005B0206">
              <w:t>compra.</w:t>
            </w:r>
          </w:p>
        </w:tc>
      </w:tr>
    </w:tbl>
    <w:p w14:paraId="2CC8954E" w14:textId="34A2AFFE" w:rsidR="00656690" w:rsidRDefault="005B0206" w:rsidP="005B0206">
      <w:pPr>
        <w:pStyle w:val="Ttulo2"/>
        <w:rPr>
          <w:lang w:val="es-CL"/>
        </w:rPr>
      </w:pPr>
      <w:r>
        <w:rPr>
          <w:lang w:val="es-CL"/>
        </w:rPr>
        <w:t>Acrónimos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33"/>
      </w:tblGrid>
      <w:tr w:rsidR="005B0206" w14:paraId="416D6DF2" w14:textId="77777777" w:rsidTr="005B0206">
        <w:tc>
          <w:tcPr>
            <w:tcW w:w="2405" w:type="dxa"/>
          </w:tcPr>
          <w:p w14:paraId="2B763BB2" w14:textId="117A88E2" w:rsidR="005B0206" w:rsidRPr="00CA0733" w:rsidRDefault="005B0206" w:rsidP="005B0206">
            <w:pPr>
              <w:rPr>
                <w:lang w:val="es-CL"/>
                <w:rPrChange w:id="3024" w:author="Practico IDI 2" w:date="2026-01-07T10:25:00Z" w16du:dateUtc="2026-01-07T13:25:00Z">
                  <w:rPr>
                    <w:lang w:val="en-US"/>
                  </w:rPr>
                </w:rPrChange>
              </w:rPr>
            </w:pPr>
            <w:r w:rsidRPr="00CA0733">
              <w:rPr>
                <w:lang w:val="es-CL"/>
                <w:rPrChange w:id="3025" w:author="Practico IDI 2" w:date="2026-01-07T10:25:00Z" w16du:dateUtc="2026-01-07T13:25:00Z">
                  <w:rPr>
                    <w:lang w:val="en-US"/>
                  </w:rPr>
                </w:rPrChange>
              </w:rPr>
              <w:t>Acrónimo</w:t>
            </w:r>
          </w:p>
        </w:tc>
        <w:tc>
          <w:tcPr>
            <w:tcW w:w="7233" w:type="dxa"/>
          </w:tcPr>
          <w:p w14:paraId="71DCDF3F" w14:textId="65B29C6A" w:rsidR="005B0206" w:rsidRPr="00CA0733" w:rsidRDefault="005B0206" w:rsidP="005B0206">
            <w:pPr>
              <w:rPr>
                <w:lang w:val="es-CL"/>
                <w:rPrChange w:id="3026" w:author="Practico IDI 2" w:date="2026-01-07T10:25:00Z" w16du:dateUtc="2026-01-07T13:25:00Z">
                  <w:rPr>
                    <w:lang w:val="en-US"/>
                  </w:rPr>
                </w:rPrChange>
              </w:rPr>
            </w:pPr>
            <w:r w:rsidRPr="00CA0733">
              <w:rPr>
                <w:lang w:val="es-CL"/>
                <w:rPrChange w:id="3027" w:author="Practico IDI 2" w:date="2026-01-07T10:25:00Z" w16du:dateUtc="2026-01-07T13:25:00Z">
                  <w:rPr>
                    <w:lang w:val="en-US"/>
                  </w:rPr>
                </w:rPrChange>
              </w:rPr>
              <w:t>Significado</w:t>
            </w:r>
          </w:p>
        </w:tc>
      </w:tr>
      <w:tr w:rsidR="005B0206" w14:paraId="42CC3150" w14:textId="77777777" w:rsidTr="005B0206">
        <w:tc>
          <w:tcPr>
            <w:tcW w:w="2405" w:type="dxa"/>
          </w:tcPr>
          <w:p w14:paraId="1E1FB2B6" w14:textId="7C4DD09A" w:rsidR="005B0206" w:rsidRPr="00CA0733" w:rsidRDefault="005B0206" w:rsidP="005B0206">
            <w:pPr>
              <w:rPr>
                <w:lang w:val="es-CL"/>
                <w:rPrChange w:id="3028" w:author="Practico IDI 2" w:date="2026-01-07T10:25:00Z" w16du:dateUtc="2026-01-07T13:25:00Z">
                  <w:rPr>
                    <w:lang w:val="en-US"/>
                  </w:rPr>
                </w:rPrChange>
              </w:rPr>
            </w:pPr>
            <w:proofErr w:type="spellStart"/>
            <w:r w:rsidRPr="00CA0733">
              <w:rPr>
                <w:lang w:val="es-CL"/>
                <w:rPrChange w:id="3029" w:author="Practico IDI 2" w:date="2026-01-07T10:25:00Z" w16du:dateUtc="2026-01-07T13:25:00Z">
                  <w:rPr>
                    <w:lang w:val="en-US"/>
                  </w:rPr>
                </w:rPrChange>
              </w:rPr>
              <w:t>SNSat</w:t>
            </w:r>
            <w:proofErr w:type="spellEnd"/>
          </w:p>
        </w:tc>
        <w:tc>
          <w:tcPr>
            <w:tcW w:w="7233" w:type="dxa"/>
          </w:tcPr>
          <w:p w14:paraId="4117A2C5" w14:textId="63C1FEF0" w:rsidR="005B0206" w:rsidRPr="00CA0733" w:rsidRDefault="005B0206" w:rsidP="005B0206">
            <w:pPr>
              <w:rPr>
                <w:lang w:val="es-CL"/>
                <w:rPrChange w:id="3030" w:author="Practico IDI 2" w:date="2026-01-07T10:25:00Z" w16du:dateUtc="2026-01-07T13:25:00Z">
                  <w:rPr>
                    <w:lang w:val="en-US"/>
                  </w:rPr>
                </w:rPrChange>
              </w:rPr>
            </w:pPr>
            <w:r w:rsidRPr="00CA0733">
              <w:rPr>
                <w:lang w:val="es-CL"/>
                <w:rPrChange w:id="3031" w:author="Practico IDI 2" w:date="2026-01-07T10:25:00Z" w16du:dateUtc="2026-01-07T13:25:00Z">
                  <w:rPr>
                    <w:lang w:val="en-US"/>
                  </w:rPr>
                </w:rPrChange>
              </w:rPr>
              <w:t>Sistema</w:t>
            </w:r>
            <w:del w:id="3032" w:author="Lino Acuña" w:date="2026-01-07T08:23:00Z" w16du:dateUtc="2026-01-07T11:23:00Z">
              <w:r w:rsidRPr="00CA0733" w:rsidDel="008B032F">
                <w:rPr>
                  <w:lang w:val="es-CL"/>
                  <w:rPrChange w:id="3033" w:author="Practico IDI 2" w:date="2026-01-07T10:25:00Z" w16du:dateUtc="2026-01-07T13:25:00Z">
                    <w:rPr>
                      <w:lang w:val="en-US"/>
                    </w:rPr>
                  </w:rPrChange>
                </w:rPr>
                <w:delText xml:space="preserve"> </w:delText>
              </w:r>
            </w:del>
            <w:ins w:id="3034" w:author="Lino Acuña" w:date="2026-01-07T08:23:00Z" w16du:dateUtc="2026-01-07T11:23:00Z">
              <w:r w:rsidR="008B032F" w:rsidRPr="00CA0733">
                <w:rPr>
                  <w:lang w:val="es-CL"/>
                  <w:rPrChange w:id="3035" w:author="Practico IDI 2" w:date="2026-01-07T10:25:00Z" w16du:dateUtc="2026-01-07T13:25:00Z">
                    <w:rPr>
                      <w:lang w:val="en-US"/>
                    </w:rPr>
                  </w:rPrChange>
                </w:rPr>
                <w:t xml:space="preserve"> </w:t>
              </w:r>
            </w:ins>
            <w:r w:rsidRPr="00CA0733">
              <w:rPr>
                <w:lang w:val="es-CL"/>
                <w:rPrChange w:id="3036" w:author="Practico IDI 2" w:date="2026-01-07T10:25:00Z" w16du:dateUtc="2026-01-07T13:25:00Z">
                  <w:rPr>
                    <w:lang w:val="en-US"/>
                  </w:rPr>
                </w:rPrChange>
              </w:rPr>
              <w:t>Nacio</w:t>
            </w:r>
            <w:ins w:id="3037" w:author="Practico IDI 2" w:date="2026-01-07T10:25:00Z" w16du:dateUtc="2026-01-07T13:25:00Z">
              <w:r w:rsidR="00CA0733" w:rsidRPr="00CA0733">
                <w:rPr>
                  <w:lang w:val="es-CL"/>
                  <w:rPrChange w:id="3038" w:author="Practico IDI 2" w:date="2026-01-07T10:25:00Z" w16du:dateUtc="2026-01-07T13:25:00Z">
                    <w:rPr>
                      <w:lang w:val="en-US"/>
                    </w:rPr>
                  </w:rPrChange>
                </w:rPr>
                <w:t>na</w:t>
              </w:r>
            </w:ins>
            <w:del w:id="3039" w:author="Practico IDI 2" w:date="2026-01-07T10:25:00Z" w16du:dateUtc="2026-01-07T13:25:00Z">
              <w:r w:rsidRPr="00CA0733" w:rsidDel="00CA0733">
                <w:rPr>
                  <w:lang w:val="es-CL"/>
                  <w:rPrChange w:id="3040" w:author="Practico IDI 2" w:date="2026-01-07T10:25:00Z" w16du:dateUtc="2026-01-07T13:25:00Z">
                    <w:rPr>
                      <w:lang w:val="en-US"/>
                    </w:rPr>
                  </w:rPrChange>
                </w:rPr>
                <w:delText>an</w:delText>
              </w:r>
            </w:del>
            <w:r w:rsidRPr="00CA0733">
              <w:rPr>
                <w:lang w:val="es-CL"/>
                <w:rPrChange w:id="3041" w:author="Practico IDI 2" w:date="2026-01-07T10:25:00Z" w16du:dateUtc="2026-01-07T13:25:00Z">
                  <w:rPr>
                    <w:lang w:val="en-US"/>
                  </w:rPr>
                </w:rPrChange>
              </w:rPr>
              <w:t>l</w:t>
            </w:r>
            <w:del w:id="3042" w:author="Lino Acuña" w:date="2026-01-07T08:23:00Z" w16du:dateUtc="2026-01-07T11:23:00Z">
              <w:r w:rsidRPr="00CA0733" w:rsidDel="008B032F">
                <w:rPr>
                  <w:lang w:val="es-CL"/>
                  <w:rPrChange w:id="3043" w:author="Practico IDI 2" w:date="2026-01-07T10:25:00Z" w16du:dateUtc="2026-01-07T13:25:00Z">
                    <w:rPr>
                      <w:lang w:val="en-US"/>
                    </w:rPr>
                  </w:rPrChange>
                </w:rPr>
                <w:delText xml:space="preserve"> </w:delText>
              </w:r>
            </w:del>
            <w:ins w:id="3044" w:author="Lino Acuña" w:date="2026-01-07T08:23:00Z" w16du:dateUtc="2026-01-07T11:23:00Z">
              <w:r w:rsidR="008B032F" w:rsidRPr="00CA0733">
                <w:rPr>
                  <w:lang w:val="es-CL"/>
                  <w:rPrChange w:id="3045" w:author="Practico IDI 2" w:date="2026-01-07T10:25:00Z" w16du:dateUtc="2026-01-07T13:25:00Z">
                    <w:rPr>
                      <w:lang w:val="en-US"/>
                    </w:rPr>
                  </w:rPrChange>
                </w:rPr>
                <w:t xml:space="preserve"> </w:t>
              </w:r>
            </w:ins>
            <w:r w:rsidRPr="00CA0733">
              <w:rPr>
                <w:lang w:val="es-CL"/>
                <w:rPrChange w:id="3046" w:author="Practico IDI 2" w:date="2026-01-07T10:25:00Z" w16du:dateUtc="2026-01-07T13:25:00Z">
                  <w:rPr>
                    <w:lang w:val="en-US"/>
                  </w:rPr>
                </w:rPrChange>
              </w:rPr>
              <w:t>Satelital</w:t>
            </w:r>
          </w:p>
        </w:tc>
      </w:tr>
      <w:tr w:rsidR="005B0206" w:rsidRPr="005B0206" w14:paraId="7D89C4BB" w14:textId="77777777" w:rsidTr="005B0206">
        <w:tc>
          <w:tcPr>
            <w:tcW w:w="2405" w:type="dxa"/>
          </w:tcPr>
          <w:p w14:paraId="2E8CAA6C" w14:textId="3593054C" w:rsidR="005B0206" w:rsidRPr="00CA0733" w:rsidRDefault="005B0206" w:rsidP="005B0206">
            <w:pPr>
              <w:rPr>
                <w:lang w:val="es-CL"/>
                <w:rPrChange w:id="3047" w:author="Practico IDI 2" w:date="2026-01-07T10:25:00Z" w16du:dateUtc="2026-01-07T13:25:00Z">
                  <w:rPr>
                    <w:lang w:val="en-US"/>
                  </w:rPr>
                </w:rPrChange>
              </w:rPr>
            </w:pPr>
            <w:r w:rsidRPr="00CA0733">
              <w:rPr>
                <w:lang w:val="es-CL"/>
                <w:rPrChange w:id="3048" w:author="Practico IDI 2" w:date="2026-01-07T10:25:00Z" w16du:dateUtc="2026-01-07T13:25:00Z">
                  <w:rPr>
                    <w:lang w:val="en-US"/>
                  </w:rPr>
                </w:rPrChange>
              </w:rPr>
              <w:t>DTS</w:t>
            </w:r>
          </w:p>
        </w:tc>
        <w:tc>
          <w:tcPr>
            <w:tcW w:w="7233" w:type="dxa"/>
          </w:tcPr>
          <w:p w14:paraId="6572BB56" w14:textId="75A3A10A" w:rsidR="005B0206" w:rsidRPr="00CA0733" w:rsidRDefault="005B0206" w:rsidP="005B0206">
            <w:pPr>
              <w:rPr>
                <w:lang w:val="es-CL"/>
              </w:rPr>
            </w:pPr>
            <w:r w:rsidRPr="00316B93">
              <w:rPr>
                <w:lang w:val="es-CL"/>
              </w:rPr>
              <w:t>Desarrollo</w:t>
            </w:r>
            <w:del w:id="3049" w:author="Lino Acuña" w:date="2026-01-07T08:23:00Z" w16du:dateUtc="2026-01-07T11:23:00Z">
              <w:r w:rsidRPr="00CA0733" w:rsidDel="008B032F">
                <w:rPr>
                  <w:lang w:val="es-CL"/>
                </w:rPr>
                <w:delText xml:space="preserve"> </w:delText>
              </w:r>
            </w:del>
            <w:ins w:id="3050" w:author="Lino Acuña" w:date="2026-01-07T08:23:00Z" w16du:dateUtc="2026-01-07T11:23:00Z">
              <w:r w:rsidR="008B032F" w:rsidRPr="00CA0733">
                <w:rPr>
                  <w:lang w:val="es-CL"/>
                </w:rPr>
                <w:t xml:space="preserve"> </w:t>
              </w:r>
            </w:ins>
            <w:r w:rsidRPr="00CA0733">
              <w:rPr>
                <w:lang w:val="es-CL"/>
              </w:rPr>
              <w:t>de</w:t>
            </w:r>
            <w:del w:id="3051" w:author="Lino Acuña" w:date="2026-01-07T08:23:00Z" w16du:dateUtc="2026-01-07T11:23:00Z">
              <w:r w:rsidRPr="00CA0733" w:rsidDel="008B032F">
                <w:rPr>
                  <w:lang w:val="es-CL"/>
                </w:rPr>
                <w:delText xml:space="preserve"> </w:delText>
              </w:r>
            </w:del>
            <w:ins w:id="3052" w:author="Lino Acuña" w:date="2026-01-07T08:23:00Z" w16du:dateUtc="2026-01-07T11:23:00Z">
              <w:r w:rsidR="008B032F" w:rsidRPr="00CA0733">
                <w:rPr>
                  <w:lang w:val="es-CL"/>
                </w:rPr>
                <w:t xml:space="preserve"> </w:t>
              </w:r>
            </w:ins>
            <w:r w:rsidRPr="00CA0733">
              <w:rPr>
                <w:lang w:val="es-CL"/>
              </w:rPr>
              <w:t>Tecnologías</w:t>
            </w:r>
            <w:del w:id="3053" w:author="Lino Acuña" w:date="2026-01-07T08:23:00Z" w16du:dateUtc="2026-01-07T11:23:00Z">
              <w:r w:rsidRPr="00CA0733" w:rsidDel="008B032F">
                <w:rPr>
                  <w:lang w:val="es-CL"/>
                </w:rPr>
                <w:delText xml:space="preserve"> </w:delText>
              </w:r>
            </w:del>
            <w:ins w:id="3054" w:author="Lino Acuña" w:date="2026-01-07T08:23:00Z" w16du:dateUtc="2026-01-07T11:23:00Z">
              <w:r w:rsidR="008B032F" w:rsidRPr="00CA0733">
                <w:rPr>
                  <w:lang w:val="es-CL"/>
                </w:rPr>
                <w:t xml:space="preserve"> </w:t>
              </w:r>
            </w:ins>
            <w:r w:rsidRPr="00CA0733">
              <w:rPr>
                <w:lang w:val="es-CL"/>
              </w:rPr>
              <w:t>y</w:t>
            </w:r>
            <w:del w:id="3055" w:author="Lino Acuña" w:date="2026-01-07T08:23:00Z" w16du:dateUtc="2026-01-07T11:23:00Z">
              <w:r w:rsidRPr="00CA0733" w:rsidDel="008B032F">
                <w:rPr>
                  <w:lang w:val="es-CL"/>
                </w:rPr>
                <w:delText xml:space="preserve"> </w:delText>
              </w:r>
            </w:del>
            <w:ins w:id="3056" w:author="Lino Acuña" w:date="2026-01-07T08:23:00Z" w16du:dateUtc="2026-01-07T11:23:00Z">
              <w:r w:rsidR="008B032F" w:rsidRPr="00CA0733">
                <w:rPr>
                  <w:lang w:val="es-CL"/>
                </w:rPr>
                <w:t xml:space="preserve"> </w:t>
              </w:r>
            </w:ins>
            <w:r w:rsidRPr="00CA0733">
              <w:rPr>
                <w:lang w:val="es-CL"/>
              </w:rPr>
              <w:t>Sistemas</w:t>
            </w:r>
          </w:p>
        </w:tc>
      </w:tr>
      <w:tr w:rsidR="005B0206" w:rsidRPr="005B0206" w14:paraId="66B2F297" w14:textId="77777777" w:rsidTr="005B0206">
        <w:tc>
          <w:tcPr>
            <w:tcW w:w="2405" w:type="dxa"/>
          </w:tcPr>
          <w:p w14:paraId="294D28C1" w14:textId="42CDE4C9" w:rsidR="005B0206" w:rsidRPr="005B0206" w:rsidRDefault="005B0206" w:rsidP="005B0206">
            <w:pPr>
              <w:rPr>
                <w:lang w:val="es-CL"/>
              </w:rPr>
            </w:pPr>
            <w:r>
              <w:rPr>
                <w:lang w:val="es-CL"/>
              </w:rPr>
              <w:lastRenderedPageBreak/>
              <w:t>INVAP</w:t>
            </w:r>
          </w:p>
        </w:tc>
        <w:tc>
          <w:tcPr>
            <w:tcW w:w="7233" w:type="dxa"/>
          </w:tcPr>
          <w:p w14:paraId="10214078" w14:textId="5DD88F8F" w:rsidR="005B0206" w:rsidRPr="005B0206" w:rsidRDefault="005B0206" w:rsidP="005B0206">
            <w:pPr>
              <w:rPr>
                <w:lang w:val="es-CL"/>
              </w:rPr>
            </w:pPr>
            <w:r>
              <w:rPr>
                <w:lang w:val="es-CL"/>
              </w:rPr>
              <w:t>Investigaciones</w:t>
            </w:r>
            <w:del w:id="3057" w:author="Lino Acuña" w:date="2026-01-07T08:23:00Z" w16du:dateUtc="2026-01-07T11:23:00Z">
              <w:r w:rsidDel="008B032F">
                <w:rPr>
                  <w:lang w:val="es-CL"/>
                </w:rPr>
                <w:delText xml:space="preserve"> </w:delText>
              </w:r>
            </w:del>
            <w:ins w:id="3058" w:author="Lino Acuña" w:date="2026-01-07T08:23:00Z" w16du:dateUtc="2026-01-07T11:23:00Z">
              <w:r w:rsidR="008B032F">
                <w:rPr>
                  <w:lang w:val="es-CL"/>
                </w:rPr>
                <w:t xml:space="preserve"> </w:t>
              </w:r>
            </w:ins>
            <w:r>
              <w:rPr>
                <w:lang w:val="es-CL"/>
              </w:rPr>
              <w:t>Aplicadas</w:t>
            </w:r>
            <w:del w:id="3059" w:author="Lino Acuña" w:date="2026-01-07T08:23:00Z" w16du:dateUtc="2026-01-07T11:23:00Z">
              <w:r w:rsidDel="008B032F">
                <w:rPr>
                  <w:lang w:val="es-CL"/>
                </w:rPr>
                <w:delText xml:space="preserve"> </w:delText>
              </w:r>
            </w:del>
            <w:ins w:id="3060" w:author="Lino Acuña" w:date="2026-01-07T08:23:00Z" w16du:dateUtc="2026-01-07T11:23:00Z">
              <w:r w:rsidR="008B032F">
                <w:rPr>
                  <w:lang w:val="es-CL"/>
                </w:rPr>
                <w:t xml:space="preserve"> </w:t>
              </w:r>
            </w:ins>
            <w:r>
              <w:rPr>
                <w:lang w:val="es-CL"/>
              </w:rPr>
              <w:t>S.E.</w:t>
            </w:r>
          </w:p>
        </w:tc>
      </w:tr>
      <w:tr w:rsidR="005B0206" w:rsidRPr="005B0206" w14:paraId="214AB07C" w14:textId="77777777" w:rsidTr="005B0206">
        <w:tc>
          <w:tcPr>
            <w:tcW w:w="2405" w:type="dxa"/>
          </w:tcPr>
          <w:p w14:paraId="7A117121" w14:textId="412ADFCC" w:rsidR="005B0206" w:rsidRPr="005B0206" w:rsidRDefault="005B0206" w:rsidP="005B0206">
            <w:pPr>
              <w:rPr>
                <w:lang w:val="es-CL"/>
              </w:rPr>
            </w:pPr>
            <w:r>
              <w:rPr>
                <w:lang w:val="es-CL"/>
              </w:rPr>
              <w:t>CEN</w:t>
            </w:r>
          </w:p>
        </w:tc>
        <w:tc>
          <w:tcPr>
            <w:tcW w:w="7233" w:type="dxa"/>
          </w:tcPr>
          <w:p w14:paraId="0A2DFCDF" w14:textId="536D1362" w:rsidR="005B0206" w:rsidRPr="005B0206" w:rsidRDefault="005B0206" w:rsidP="005B0206">
            <w:pPr>
              <w:rPr>
                <w:lang w:val="es-CL"/>
              </w:rPr>
            </w:pPr>
            <w:r>
              <w:rPr>
                <w:lang w:val="es-CL"/>
              </w:rPr>
              <w:t>Centro</w:t>
            </w:r>
            <w:del w:id="3061" w:author="Lino Acuña" w:date="2026-01-07T08:23:00Z" w16du:dateUtc="2026-01-07T11:23:00Z">
              <w:r w:rsidDel="008B032F">
                <w:rPr>
                  <w:lang w:val="es-CL"/>
                </w:rPr>
                <w:delText xml:space="preserve"> </w:delText>
              </w:r>
            </w:del>
            <w:ins w:id="3062" w:author="Lino Acuña" w:date="2026-01-07T08:23:00Z" w16du:dateUtc="2026-01-07T11:23:00Z">
              <w:r w:rsidR="008B032F">
                <w:rPr>
                  <w:lang w:val="es-CL"/>
                </w:rPr>
                <w:t xml:space="preserve"> </w:t>
              </w:r>
            </w:ins>
            <w:r>
              <w:rPr>
                <w:lang w:val="es-CL"/>
              </w:rPr>
              <w:t>Espacial</w:t>
            </w:r>
            <w:del w:id="3063" w:author="Lino Acuña" w:date="2026-01-07T08:23:00Z" w16du:dateUtc="2026-01-07T11:23:00Z">
              <w:r w:rsidDel="008B032F">
                <w:rPr>
                  <w:lang w:val="es-CL"/>
                </w:rPr>
                <w:delText xml:space="preserve"> </w:delText>
              </w:r>
            </w:del>
            <w:ins w:id="3064" w:author="Lino Acuña" w:date="2026-01-07T08:23:00Z" w16du:dateUtc="2026-01-07T11:23:00Z">
              <w:r w:rsidR="008B032F">
                <w:rPr>
                  <w:lang w:val="es-CL"/>
                </w:rPr>
                <w:t xml:space="preserve"> </w:t>
              </w:r>
            </w:ins>
            <w:r>
              <w:rPr>
                <w:lang w:val="es-CL"/>
              </w:rPr>
              <w:t>Nacional</w:t>
            </w:r>
          </w:p>
        </w:tc>
      </w:tr>
      <w:tr w:rsidR="005B0206" w:rsidRPr="005B0206" w14:paraId="3AB44843" w14:textId="77777777" w:rsidTr="005B0206">
        <w:tc>
          <w:tcPr>
            <w:tcW w:w="2405" w:type="dxa"/>
          </w:tcPr>
          <w:p w14:paraId="496144BC" w14:textId="06B85FA9" w:rsidR="005B0206" w:rsidRPr="00CA0733" w:rsidRDefault="005B0206" w:rsidP="005B0206">
            <w:pPr>
              <w:rPr>
                <w:lang w:val="en-US"/>
                <w:rPrChange w:id="3065" w:author="Practico IDI 2" w:date="2026-01-07T10:25:00Z" w16du:dateUtc="2026-01-07T13:25:00Z">
                  <w:rPr>
                    <w:lang w:val="es-CL"/>
                  </w:rPr>
                </w:rPrChange>
              </w:rPr>
            </w:pPr>
            <w:r w:rsidRPr="00CA0733">
              <w:rPr>
                <w:lang w:val="en-US"/>
                <w:rPrChange w:id="3066" w:author="Practico IDI 2" w:date="2026-01-07T10:25:00Z" w16du:dateUtc="2026-01-07T13:25:00Z">
                  <w:rPr>
                    <w:lang w:val="es-CL"/>
                  </w:rPr>
                </w:rPrChange>
              </w:rPr>
              <w:t>OBC</w:t>
            </w:r>
          </w:p>
        </w:tc>
        <w:tc>
          <w:tcPr>
            <w:tcW w:w="7233" w:type="dxa"/>
          </w:tcPr>
          <w:p w14:paraId="3396C946" w14:textId="05393030" w:rsidR="005B0206" w:rsidRPr="00CA0733" w:rsidRDefault="005B0206" w:rsidP="005B0206">
            <w:pPr>
              <w:rPr>
                <w:lang w:val="en-US"/>
                <w:rPrChange w:id="3067" w:author="Practico IDI 2" w:date="2026-01-07T10:25:00Z" w16du:dateUtc="2026-01-07T13:25:00Z">
                  <w:rPr>
                    <w:lang w:val="es-CL"/>
                  </w:rPr>
                </w:rPrChange>
              </w:rPr>
            </w:pPr>
            <w:r w:rsidRPr="00CA0733">
              <w:rPr>
                <w:i/>
                <w:iCs/>
                <w:lang w:val="en-US"/>
                <w:rPrChange w:id="3068" w:author="Practico IDI 2" w:date="2026-01-07T10:25:00Z" w16du:dateUtc="2026-01-07T13:25:00Z">
                  <w:rPr>
                    <w:i/>
                    <w:iCs/>
                  </w:rPr>
                </w:rPrChange>
              </w:rPr>
              <w:t>On-Board</w:t>
            </w:r>
            <w:del w:id="3069" w:author="Lino Acuña" w:date="2026-01-07T08:23:00Z" w16du:dateUtc="2026-01-07T11:23:00Z">
              <w:r w:rsidRPr="00CA0733" w:rsidDel="008B032F">
                <w:rPr>
                  <w:i/>
                  <w:iCs/>
                  <w:lang w:val="en-US"/>
                  <w:rPrChange w:id="3070" w:author="Practico IDI 2" w:date="2026-01-07T10:25:00Z" w16du:dateUtc="2026-01-07T13:25:00Z">
                    <w:rPr>
                      <w:i/>
                      <w:iCs/>
                    </w:rPr>
                  </w:rPrChange>
                </w:rPr>
                <w:delText xml:space="preserve"> </w:delText>
              </w:r>
            </w:del>
            <w:ins w:id="3071" w:author="Lino Acuña" w:date="2026-01-07T08:23:00Z" w16du:dateUtc="2026-01-07T11:23:00Z">
              <w:r w:rsidR="008B032F" w:rsidRPr="00CA0733">
                <w:rPr>
                  <w:i/>
                  <w:iCs/>
                  <w:lang w:val="en-US"/>
                  <w:rPrChange w:id="3072" w:author="Practico IDI 2" w:date="2026-01-07T10:25:00Z" w16du:dateUtc="2026-01-07T13:25:00Z">
                    <w:rPr>
                      <w:i/>
                      <w:iCs/>
                    </w:rPr>
                  </w:rPrChange>
                </w:rPr>
                <w:t xml:space="preserve"> </w:t>
              </w:r>
            </w:ins>
            <w:r w:rsidRPr="00CA0733">
              <w:rPr>
                <w:i/>
                <w:iCs/>
                <w:lang w:val="en-US"/>
                <w:rPrChange w:id="3073" w:author="Practico IDI 2" w:date="2026-01-07T10:25:00Z" w16du:dateUtc="2026-01-07T13:25:00Z">
                  <w:rPr>
                    <w:i/>
                    <w:iCs/>
                  </w:rPr>
                </w:rPrChange>
              </w:rPr>
              <w:t>Computer</w:t>
            </w:r>
            <w:del w:id="3074" w:author="Lino Acuña" w:date="2026-01-07T08:23:00Z" w16du:dateUtc="2026-01-07T11:23:00Z">
              <w:r w:rsidRPr="00CA0733" w:rsidDel="008B032F">
                <w:rPr>
                  <w:lang w:val="en-US"/>
                  <w:rPrChange w:id="3075" w:author="Practico IDI 2" w:date="2026-01-07T10:25:00Z" w16du:dateUtc="2026-01-07T13:25:00Z">
                    <w:rPr/>
                  </w:rPrChange>
                </w:rPr>
                <w:delText> </w:delText>
              </w:r>
            </w:del>
            <w:ins w:id="3076" w:author="Lino Acuña" w:date="2026-01-07T08:23:00Z" w16du:dateUtc="2026-01-07T11:23:00Z">
              <w:r w:rsidR="008B032F" w:rsidRPr="00CA0733">
                <w:rPr>
                  <w:lang w:val="en-US"/>
                  <w:rPrChange w:id="3077" w:author="Practico IDI 2" w:date="2026-01-07T10:25:00Z" w16du:dateUtc="2026-01-07T13:25:00Z">
                    <w:rPr/>
                  </w:rPrChange>
                </w:rPr>
                <w:t xml:space="preserve"> </w:t>
              </w:r>
            </w:ins>
            <w:r w:rsidRPr="00CA0733">
              <w:rPr>
                <w:lang w:val="en-US"/>
                <w:rPrChange w:id="3078" w:author="Practico IDI 2" w:date="2026-01-07T10:25:00Z" w16du:dateUtc="2026-01-07T13:25:00Z">
                  <w:rPr/>
                </w:rPrChange>
              </w:rPr>
              <w:t>(</w:t>
            </w:r>
            <w:r w:rsidRPr="00CA0733">
              <w:rPr>
                <w:lang w:val="es-CL"/>
                <w:rPrChange w:id="3079" w:author="Practico IDI 2" w:date="2026-01-07T10:25:00Z" w16du:dateUtc="2026-01-07T13:25:00Z">
                  <w:rPr/>
                </w:rPrChange>
              </w:rPr>
              <w:t>Computador</w:t>
            </w:r>
            <w:del w:id="3080" w:author="Lino Acuña" w:date="2026-01-07T08:23:00Z" w16du:dateUtc="2026-01-07T11:23:00Z">
              <w:r w:rsidRPr="00CA0733" w:rsidDel="008B032F">
                <w:rPr>
                  <w:lang w:val="es-CL"/>
                  <w:rPrChange w:id="3081" w:author="Practico IDI 2" w:date="2026-01-07T10:25:00Z" w16du:dateUtc="2026-01-07T13:25:00Z">
                    <w:rPr/>
                  </w:rPrChange>
                </w:rPr>
                <w:delText xml:space="preserve"> </w:delText>
              </w:r>
            </w:del>
            <w:ins w:id="3082" w:author="Lino Acuña" w:date="2026-01-07T08:23:00Z" w16du:dateUtc="2026-01-07T11:23:00Z">
              <w:r w:rsidR="008B032F" w:rsidRPr="00CA0733">
                <w:rPr>
                  <w:lang w:val="es-CL"/>
                  <w:rPrChange w:id="3083" w:author="Practico IDI 2" w:date="2026-01-07T10:25:00Z" w16du:dateUtc="2026-01-07T13:25:00Z">
                    <w:rPr/>
                  </w:rPrChange>
                </w:rPr>
                <w:t xml:space="preserve"> </w:t>
              </w:r>
            </w:ins>
            <w:r w:rsidRPr="00CA0733">
              <w:rPr>
                <w:lang w:val="es-CL"/>
                <w:rPrChange w:id="3084" w:author="Practico IDI 2" w:date="2026-01-07T10:25:00Z" w16du:dateUtc="2026-01-07T13:25:00Z">
                  <w:rPr/>
                </w:rPrChange>
              </w:rPr>
              <w:t>a</w:t>
            </w:r>
            <w:del w:id="3085" w:author="Lino Acuña" w:date="2026-01-07T08:23:00Z" w16du:dateUtc="2026-01-07T11:23:00Z">
              <w:r w:rsidRPr="00CA0733" w:rsidDel="008B032F">
                <w:rPr>
                  <w:lang w:val="es-CL"/>
                  <w:rPrChange w:id="3086" w:author="Practico IDI 2" w:date="2026-01-07T10:25:00Z" w16du:dateUtc="2026-01-07T13:25:00Z">
                    <w:rPr/>
                  </w:rPrChange>
                </w:rPr>
                <w:delText xml:space="preserve"> </w:delText>
              </w:r>
            </w:del>
            <w:ins w:id="3087" w:author="Lino Acuña" w:date="2026-01-07T08:23:00Z" w16du:dateUtc="2026-01-07T11:23:00Z">
              <w:r w:rsidR="008B032F" w:rsidRPr="00CA0733">
                <w:rPr>
                  <w:lang w:val="es-CL"/>
                  <w:rPrChange w:id="3088" w:author="Practico IDI 2" w:date="2026-01-07T10:25:00Z" w16du:dateUtc="2026-01-07T13:25:00Z">
                    <w:rPr/>
                  </w:rPrChange>
                </w:rPr>
                <w:t xml:space="preserve"> </w:t>
              </w:r>
            </w:ins>
            <w:r w:rsidRPr="00CA0733">
              <w:rPr>
                <w:lang w:val="es-CL"/>
                <w:rPrChange w:id="3089" w:author="Practico IDI 2" w:date="2026-01-07T10:25:00Z" w16du:dateUtc="2026-01-07T13:25:00Z">
                  <w:rPr/>
                </w:rPrChange>
              </w:rPr>
              <w:t>Bordo</w:t>
            </w:r>
            <w:r w:rsidRPr="00CA0733">
              <w:rPr>
                <w:lang w:val="en-US"/>
                <w:rPrChange w:id="3090" w:author="Practico IDI 2" w:date="2026-01-07T10:25:00Z" w16du:dateUtc="2026-01-07T13:25:00Z">
                  <w:rPr/>
                </w:rPrChange>
              </w:rPr>
              <w:t>)</w:t>
            </w:r>
          </w:p>
        </w:tc>
      </w:tr>
      <w:tr w:rsidR="005B0206" w:rsidRPr="005B0206" w14:paraId="7C31DBF2" w14:textId="77777777" w:rsidTr="005B0206">
        <w:tc>
          <w:tcPr>
            <w:tcW w:w="2405" w:type="dxa"/>
          </w:tcPr>
          <w:p w14:paraId="5CB49169" w14:textId="50577D78" w:rsidR="005B0206" w:rsidRPr="00CA0733" w:rsidRDefault="005B0206" w:rsidP="005B0206">
            <w:pPr>
              <w:rPr>
                <w:lang w:val="en-US"/>
                <w:rPrChange w:id="3091" w:author="Practico IDI 2" w:date="2026-01-07T10:25:00Z" w16du:dateUtc="2026-01-07T13:25:00Z">
                  <w:rPr>
                    <w:lang w:val="es-CL"/>
                  </w:rPr>
                </w:rPrChange>
              </w:rPr>
            </w:pPr>
            <w:r w:rsidRPr="00CA0733">
              <w:rPr>
                <w:lang w:val="en-US"/>
                <w:rPrChange w:id="3092" w:author="Practico IDI 2" w:date="2026-01-07T10:25:00Z" w16du:dateUtc="2026-01-07T13:25:00Z">
                  <w:rPr>
                    <w:lang w:val="es-CL"/>
                  </w:rPr>
                </w:rPrChange>
              </w:rPr>
              <w:t>I2C</w:t>
            </w:r>
          </w:p>
        </w:tc>
        <w:tc>
          <w:tcPr>
            <w:tcW w:w="7233" w:type="dxa"/>
          </w:tcPr>
          <w:p w14:paraId="163B4E27" w14:textId="7DFA6612" w:rsidR="005B0206" w:rsidRPr="00CA0733" w:rsidRDefault="005B0206" w:rsidP="005B0206">
            <w:pPr>
              <w:rPr>
                <w:i/>
                <w:iCs/>
                <w:lang w:val="en-US"/>
                <w:rPrChange w:id="3093" w:author="Practico IDI 2" w:date="2026-01-07T10:25:00Z" w16du:dateUtc="2026-01-07T13:25:00Z">
                  <w:rPr>
                    <w:i/>
                    <w:iCs/>
                  </w:rPr>
                </w:rPrChange>
              </w:rPr>
            </w:pPr>
            <w:r w:rsidRPr="00CA0733">
              <w:rPr>
                <w:i/>
                <w:iCs/>
                <w:lang w:val="en-US"/>
                <w:rPrChange w:id="3094" w:author="Practico IDI 2" w:date="2026-01-07T10:25:00Z" w16du:dateUtc="2026-01-07T13:25:00Z">
                  <w:rPr>
                    <w:i/>
                    <w:iCs/>
                  </w:rPr>
                </w:rPrChange>
              </w:rPr>
              <w:t>Inter-Integrated</w:t>
            </w:r>
            <w:del w:id="3095" w:author="Lino Acuña" w:date="2026-01-07T08:23:00Z" w16du:dateUtc="2026-01-07T11:23:00Z">
              <w:r w:rsidRPr="00CA0733" w:rsidDel="008B032F">
                <w:rPr>
                  <w:i/>
                  <w:iCs/>
                  <w:lang w:val="en-US"/>
                  <w:rPrChange w:id="3096" w:author="Practico IDI 2" w:date="2026-01-07T10:25:00Z" w16du:dateUtc="2026-01-07T13:25:00Z">
                    <w:rPr>
                      <w:i/>
                      <w:iCs/>
                    </w:rPr>
                  </w:rPrChange>
                </w:rPr>
                <w:delText xml:space="preserve"> </w:delText>
              </w:r>
            </w:del>
            <w:ins w:id="3097" w:author="Lino Acuña" w:date="2026-01-07T08:23:00Z" w16du:dateUtc="2026-01-07T11:23:00Z">
              <w:r w:rsidR="008B032F" w:rsidRPr="00CA0733">
                <w:rPr>
                  <w:i/>
                  <w:iCs/>
                  <w:lang w:val="en-US"/>
                  <w:rPrChange w:id="3098" w:author="Practico IDI 2" w:date="2026-01-07T10:25:00Z" w16du:dateUtc="2026-01-07T13:25:00Z">
                    <w:rPr>
                      <w:i/>
                      <w:iCs/>
                    </w:rPr>
                  </w:rPrChange>
                </w:rPr>
                <w:t xml:space="preserve"> </w:t>
              </w:r>
            </w:ins>
            <w:r w:rsidRPr="00CA0733">
              <w:rPr>
                <w:i/>
                <w:iCs/>
                <w:lang w:val="en-US"/>
                <w:rPrChange w:id="3099" w:author="Practico IDI 2" w:date="2026-01-07T10:25:00Z" w16du:dateUtc="2026-01-07T13:25:00Z">
                  <w:rPr>
                    <w:i/>
                    <w:iCs/>
                  </w:rPr>
                </w:rPrChange>
              </w:rPr>
              <w:t>Circuit</w:t>
            </w:r>
          </w:p>
        </w:tc>
      </w:tr>
      <w:tr w:rsidR="005B0206" w:rsidRPr="005B0206" w14:paraId="77CC7C27" w14:textId="77777777" w:rsidTr="005B0206">
        <w:tc>
          <w:tcPr>
            <w:tcW w:w="2405" w:type="dxa"/>
          </w:tcPr>
          <w:p w14:paraId="1FCFD272" w14:textId="54EE77AF" w:rsidR="005B0206" w:rsidRPr="00CA0733" w:rsidRDefault="005B0206" w:rsidP="005B0206">
            <w:pPr>
              <w:rPr>
                <w:lang w:val="en-US"/>
                <w:rPrChange w:id="3100" w:author="Practico IDI 2" w:date="2026-01-07T10:25:00Z" w16du:dateUtc="2026-01-07T13:25:00Z">
                  <w:rPr>
                    <w:lang w:val="es-CL"/>
                  </w:rPr>
                </w:rPrChange>
              </w:rPr>
            </w:pPr>
            <w:r w:rsidRPr="00CA0733">
              <w:rPr>
                <w:lang w:val="en-US"/>
                <w:rPrChange w:id="3101" w:author="Practico IDI 2" w:date="2026-01-07T10:25:00Z" w16du:dateUtc="2026-01-07T13:25:00Z">
                  <w:rPr>
                    <w:lang w:val="es-CL"/>
                  </w:rPr>
                </w:rPrChange>
              </w:rPr>
              <w:t>CANBUS</w:t>
            </w:r>
          </w:p>
        </w:tc>
        <w:tc>
          <w:tcPr>
            <w:tcW w:w="7233" w:type="dxa"/>
          </w:tcPr>
          <w:p w14:paraId="02C918E3" w14:textId="21A4B3A4" w:rsidR="005B0206" w:rsidRPr="00CA0733" w:rsidRDefault="005B0206" w:rsidP="005B0206">
            <w:pPr>
              <w:rPr>
                <w:i/>
                <w:iCs/>
                <w:lang w:val="en-US"/>
                <w:rPrChange w:id="3102" w:author="Practico IDI 2" w:date="2026-01-07T10:25:00Z" w16du:dateUtc="2026-01-07T13:25:00Z">
                  <w:rPr>
                    <w:i/>
                    <w:iCs/>
                  </w:rPr>
                </w:rPrChange>
              </w:rPr>
            </w:pPr>
            <w:r w:rsidRPr="00CA0733">
              <w:rPr>
                <w:i/>
                <w:iCs/>
                <w:lang w:val="en-US"/>
                <w:rPrChange w:id="3103" w:author="Practico IDI 2" w:date="2026-01-07T10:25:00Z" w16du:dateUtc="2026-01-07T13:25:00Z">
                  <w:rPr>
                    <w:i/>
                    <w:iCs/>
                  </w:rPr>
                </w:rPrChange>
              </w:rPr>
              <w:t>Controller</w:t>
            </w:r>
            <w:del w:id="3104" w:author="Lino Acuña" w:date="2026-01-07T08:23:00Z" w16du:dateUtc="2026-01-07T11:23:00Z">
              <w:r w:rsidRPr="00CA0733" w:rsidDel="008B032F">
                <w:rPr>
                  <w:i/>
                  <w:iCs/>
                  <w:lang w:val="en-US"/>
                  <w:rPrChange w:id="3105" w:author="Practico IDI 2" w:date="2026-01-07T10:25:00Z" w16du:dateUtc="2026-01-07T13:25:00Z">
                    <w:rPr>
                      <w:i/>
                      <w:iCs/>
                    </w:rPr>
                  </w:rPrChange>
                </w:rPr>
                <w:delText xml:space="preserve"> </w:delText>
              </w:r>
            </w:del>
            <w:ins w:id="3106" w:author="Lino Acuña" w:date="2026-01-07T08:23:00Z" w16du:dateUtc="2026-01-07T11:23:00Z">
              <w:r w:rsidR="008B032F" w:rsidRPr="00CA0733">
                <w:rPr>
                  <w:i/>
                  <w:iCs/>
                  <w:lang w:val="en-US"/>
                  <w:rPrChange w:id="3107" w:author="Practico IDI 2" w:date="2026-01-07T10:25:00Z" w16du:dateUtc="2026-01-07T13:25:00Z">
                    <w:rPr>
                      <w:i/>
                      <w:iCs/>
                    </w:rPr>
                  </w:rPrChange>
                </w:rPr>
                <w:t xml:space="preserve"> </w:t>
              </w:r>
            </w:ins>
            <w:r w:rsidRPr="00CA0733">
              <w:rPr>
                <w:i/>
                <w:iCs/>
                <w:lang w:val="en-US"/>
                <w:rPrChange w:id="3108" w:author="Practico IDI 2" w:date="2026-01-07T10:25:00Z" w16du:dateUtc="2026-01-07T13:25:00Z">
                  <w:rPr>
                    <w:i/>
                    <w:iCs/>
                  </w:rPr>
                </w:rPrChange>
              </w:rPr>
              <w:t>Area</w:t>
            </w:r>
            <w:del w:id="3109" w:author="Lino Acuña" w:date="2026-01-07T08:23:00Z" w16du:dateUtc="2026-01-07T11:23:00Z">
              <w:r w:rsidRPr="00CA0733" w:rsidDel="008B032F">
                <w:rPr>
                  <w:i/>
                  <w:iCs/>
                  <w:lang w:val="en-US"/>
                  <w:rPrChange w:id="3110" w:author="Practico IDI 2" w:date="2026-01-07T10:25:00Z" w16du:dateUtc="2026-01-07T13:25:00Z">
                    <w:rPr>
                      <w:i/>
                      <w:iCs/>
                    </w:rPr>
                  </w:rPrChange>
                </w:rPr>
                <w:delText xml:space="preserve"> </w:delText>
              </w:r>
            </w:del>
            <w:ins w:id="3111" w:author="Lino Acuña" w:date="2026-01-07T08:23:00Z" w16du:dateUtc="2026-01-07T11:23:00Z">
              <w:r w:rsidR="008B032F" w:rsidRPr="00CA0733">
                <w:rPr>
                  <w:i/>
                  <w:iCs/>
                  <w:lang w:val="en-US"/>
                  <w:rPrChange w:id="3112" w:author="Practico IDI 2" w:date="2026-01-07T10:25:00Z" w16du:dateUtc="2026-01-07T13:25:00Z">
                    <w:rPr>
                      <w:i/>
                      <w:iCs/>
                    </w:rPr>
                  </w:rPrChange>
                </w:rPr>
                <w:t xml:space="preserve"> </w:t>
              </w:r>
            </w:ins>
            <w:r w:rsidRPr="00CA0733">
              <w:rPr>
                <w:i/>
                <w:iCs/>
                <w:lang w:val="en-US"/>
                <w:rPrChange w:id="3113" w:author="Practico IDI 2" w:date="2026-01-07T10:25:00Z" w16du:dateUtc="2026-01-07T13:25:00Z">
                  <w:rPr>
                    <w:i/>
                    <w:iCs/>
                  </w:rPr>
                </w:rPrChange>
              </w:rPr>
              <w:t>Network</w:t>
            </w:r>
          </w:p>
        </w:tc>
      </w:tr>
      <w:tr w:rsidR="005B0206" w:rsidRPr="005B0206" w14:paraId="114C3CBC" w14:textId="77777777" w:rsidTr="005B0206">
        <w:tc>
          <w:tcPr>
            <w:tcW w:w="2405" w:type="dxa"/>
          </w:tcPr>
          <w:p w14:paraId="7AC3CD24" w14:textId="6D9EA6D5" w:rsidR="005B0206" w:rsidRPr="00CA0733" w:rsidRDefault="005B0206" w:rsidP="005B0206">
            <w:pPr>
              <w:rPr>
                <w:lang w:val="en-US"/>
                <w:rPrChange w:id="3114" w:author="Practico IDI 2" w:date="2026-01-07T10:25:00Z" w16du:dateUtc="2026-01-07T13:25:00Z">
                  <w:rPr>
                    <w:lang w:val="es-CL"/>
                  </w:rPr>
                </w:rPrChange>
              </w:rPr>
            </w:pPr>
            <w:r w:rsidRPr="00CA0733">
              <w:rPr>
                <w:lang w:val="en-US"/>
                <w:rPrChange w:id="3115" w:author="Practico IDI 2" w:date="2026-01-07T10:25:00Z" w16du:dateUtc="2026-01-07T13:25:00Z">
                  <w:rPr>
                    <w:lang w:val="es-CL"/>
                  </w:rPr>
                </w:rPrChange>
              </w:rPr>
              <w:t>UART</w:t>
            </w:r>
          </w:p>
        </w:tc>
        <w:tc>
          <w:tcPr>
            <w:tcW w:w="7233" w:type="dxa"/>
          </w:tcPr>
          <w:p w14:paraId="44A1E147" w14:textId="1044D921" w:rsidR="005B0206" w:rsidRPr="00CA0733" w:rsidRDefault="005B0206" w:rsidP="005B0206">
            <w:pPr>
              <w:rPr>
                <w:i/>
                <w:iCs/>
                <w:lang w:val="en-US"/>
                <w:rPrChange w:id="3116" w:author="Practico IDI 2" w:date="2026-01-07T10:25:00Z" w16du:dateUtc="2026-01-07T13:25:00Z">
                  <w:rPr>
                    <w:i/>
                    <w:iCs/>
                  </w:rPr>
                </w:rPrChange>
              </w:rPr>
            </w:pPr>
            <w:r w:rsidRPr="00CA0733">
              <w:rPr>
                <w:i/>
                <w:iCs/>
                <w:lang w:val="en-US"/>
                <w:rPrChange w:id="3117" w:author="Practico IDI 2" w:date="2026-01-07T10:25:00Z" w16du:dateUtc="2026-01-07T13:25:00Z">
                  <w:rPr>
                    <w:i/>
                    <w:iCs/>
                  </w:rPr>
                </w:rPrChange>
              </w:rPr>
              <w:t>Universal</w:t>
            </w:r>
            <w:del w:id="3118" w:author="Lino Acuña" w:date="2026-01-07T08:23:00Z" w16du:dateUtc="2026-01-07T11:23:00Z">
              <w:r w:rsidRPr="00CA0733" w:rsidDel="008B032F">
                <w:rPr>
                  <w:i/>
                  <w:iCs/>
                  <w:lang w:val="en-US"/>
                  <w:rPrChange w:id="3119" w:author="Practico IDI 2" w:date="2026-01-07T10:25:00Z" w16du:dateUtc="2026-01-07T13:25:00Z">
                    <w:rPr>
                      <w:i/>
                      <w:iCs/>
                    </w:rPr>
                  </w:rPrChange>
                </w:rPr>
                <w:delText xml:space="preserve"> </w:delText>
              </w:r>
            </w:del>
            <w:ins w:id="3120" w:author="Lino Acuña" w:date="2026-01-07T08:23:00Z" w16du:dateUtc="2026-01-07T11:23:00Z">
              <w:r w:rsidR="008B032F" w:rsidRPr="00CA0733">
                <w:rPr>
                  <w:i/>
                  <w:iCs/>
                  <w:lang w:val="en-US"/>
                  <w:rPrChange w:id="3121" w:author="Practico IDI 2" w:date="2026-01-07T10:25:00Z" w16du:dateUtc="2026-01-07T13:25:00Z">
                    <w:rPr>
                      <w:i/>
                      <w:iCs/>
                    </w:rPr>
                  </w:rPrChange>
                </w:rPr>
                <w:t xml:space="preserve"> </w:t>
              </w:r>
            </w:ins>
            <w:r w:rsidRPr="00CA0733">
              <w:rPr>
                <w:i/>
                <w:iCs/>
                <w:lang w:val="en-US"/>
                <w:rPrChange w:id="3122" w:author="Practico IDI 2" w:date="2026-01-07T10:25:00Z" w16du:dateUtc="2026-01-07T13:25:00Z">
                  <w:rPr>
                    <w:i/>
                    <w:iCs/>
                  </w:rPr>
                </w:rPrChange>
              </w:rPr>
              <w:t>Asynchronous</w:t>
            </w:r>
            <w:del w:id="3123" w:author="Lino Acuña" w:date="2026-01-07T08:23:00Z" w16du:dateUtc="2026-01-07T11:23:00Z">
              <w:r w:rsidRPr="00CA0733" w:rsidDel="008B032F">
                <w:rPr>
                  <w:i/>
                  <w:iCs/>
                  <w:lang w:val="en-US"/>
                  <w:rPrChange w:id="3124" w:author="Practico IDI 2" w:date="2026-01-07T10:25:00Z" w16du:dateUtc="2026-01-07T13:25:00Z">
                    <w:rPr>
                      <w:i/>
                      <w:iCs/>
                    </w:rPr>
                  </w:rPrChange>
                </w:rPr>
                <w:delText xml:space="preserve"> </w:delText>
              </w:r>
            </w:del>
            <w:ins w:id="3125" w:author="Lino Acuña" w:date="2026-01-07T08:23:00Z" w16du:dateUtc="2026-01-07T11:23:00Z">
              <w:r w:rsidR="008B032F" w:rsidRPr="00CA0733">
                <w:rPr>
                  <w:i/>
                  <w:iCs/>
                  <w:lang w:val="en-US"/>
                  <w:rPrChange w:id="3126" w:author="Practico IDI 2" w:date="2026-01-07T10:25:00Z" w16du:dateUtc="2026-01-07T13:25:00Z">
                    <w:rPr>
                      <w:i/>
                      <w:iCs/>
                    </w:rPr>
                  </w:rPrChange>
                </w:rPr>
                <w:t xml:space="preserve"> </w:t>
              </w:r>
            </w:ins>
            <w:r w:rsidRPr="00CA0733">
              <w:rPr>
                <w:i/>
                <w:iCs/>
                <w:lang w:val="en-US"/>
                <w:rPrChange w:id="3127" w:author="Practico IDI 2" w:date="2026-01-07T10:25:00Z" w16du:dateUtc="2026-01-07T13:25:00Z">
                  <w:rPr>
                    <w:i/>
                    <w:iCs/>
                  </w:rPr>
                </w:rPrChange>
              </w:rPr>
              <w:t>Receiver-Transmitter</w:t>
            </w:r>
          </w:p>
        </w:tc>
      </w:tr>
      <w:tr w:rsidR="005B0206" w:rsidRPr="000C58C3" w14:paraId="0257B672" w14:textId="77777777" w:rsidTr="005B0206">
        <w:tc>
          <w:tcPr>
            <w:tcW w:w="2405" w:type="dxa"/>
          </w:tcPr>
          <w:p w14:paraId="34C2A6E7" w14:textId="2A588E68" w:rsidR="005B0206" w:rsidRPr="00CA0733" w:rsidRDefault="005B0206" w:rsidP="005B0206">
            <w:pPr>
              <w:rPr>
                <w:lang w:val="en-US"/>
                <w:rPrChange w:id="3128" w:author="Practico IDI 2" w:date="2026-01-07T10:25:00Z" w16du:dateUtc="2026-01-07T13:25:00Z">
                  <w:rPr>
                    <w:lang w:val="es-CL"/>
                  </w:rPr>
                </w:rPrChange>
              </w:rPr>
            </w:pPr>
            <w:r w:rsidRPr="00CA0733">
              <w:rPr>
                <w:lang w:val="en-US"/>
                <w:rPrChange w:id="3129" w:author="Practico IDI 2" w:date="2026-01-07T10:25:00Z" w16du:dateUtc="2026-01-07T13:25:00Z">
                  <w:rPr>
                    <w:lang w:val="es-CL"/>
                  </w:rPr>
                </w:rPrChange>
              </w:rPr>
              <w:t>CCSDS</w:t>
            </w:r>
          </w:p>
        </w:tc>
        <w:tc>
          <w:tcPr>
            <w:tcW w:w="7233" w:type="dxa"/>
          </w:tcPr>
          <w:p w14:paraId="2A89C502" w14:textId="220050BA" w:rsidR="005B0206" w:rsidRPr="00CA0733" w:rsidRDefault="005B0206" w:rsidP="005B0206">
            <w:pPr>
              <w:rPr>
                <w:color w:val="303030"/>
                <w:sz w:val="21"/>
                <w:szCs w:val="21"/>
                <w:lang w:val="en-US" w:eastAsia="es-CL"/>
              </w:rPr>
            </w:pPr>
            <w:r w:rsidRPr="00316B93">
              <w:rPr>
                <w:i/>
                <w:iCs/>
                <w:color w:val="303030"/>
                <w:sz w:val="21"/>
                <w:szCs w:val="21"/>
                <w:lang w:val="en-US"/>
              </w:rPr>
              <w:t>Consultative</w:t>
            </w:r>
            <w:del w:id="3130" w:author="Lino Acuña" w:date="2026-01-07T08:23:00Z" w16du:dateUtc="2026-01-07T11:23:00Z">
              <w:r w:rsidRPr="00CA0733" w:rsidDel="008B032F">
                <w:rPr>
                  <w:i/>
                  <w:iCs/>
                  <w:color w:val="303030"/>
                  <w:sz w:val="21"/>
                  <w:szCs w:val="21"/>
                  <w:lang w:val="en-US"/>
                </w:rPr>
                <w:delText xml:space="preserve"> </w:delText>
              </w:r>
            </w:del>
            <w:ins w:id="3131" w:author="Lino Acuña" w:date="2026-01-07T08:23:00Z" w16du:dateUtc="2026-01-07T11:23:00Z">
              <w:r w:rsidR="008B032F" w:rsidRPr="00CA0733">
                <w:rPr>
                  <w:i/>
                  <w:iCs/>
                  <w:color w:val="303030"/>
                  <w:sz w:val="21"/>
                  <w:szCs w:val="21"/>
                  <w:lang w:val="en-US"/>
                </w:rPr>
                <w:t xml:space="preserve"> </w:t>
              </w:r>
            </w:ins>
            <w:r w:rsidRPr="00CA0733">
              <w:rPr>
                <w:i/>
                <w:iCs/>
                <w:color w:val="303030"/>
                <w:sz w:val="21"/>
                <w:szCs w:val="21"/>
                <w:lang w:val="en-US"/>
              </w:rPr>
              <w:t>Committee</w:t>
            </w:r>
            <w:del w:id="3132" w:author="Lino Acuña" w:date="2026-01-07T08:23:00Z" w16du:dateUtc="2026-01-07T11:23:00Z">
              <w:r w:rsidRPr="00CA0733" w:rsidDel="008B032F">
                <w:rPr>
                  <w:i/>
                  <w:iCs/>
                  <w:color w:val="303030"/>
                  <w:sz w:val="21"/>
                  <w:szCs w:val="21"/>
                  <w:lang w:val="en-US"/>
                </w:rPr>
                <w:delText xml:space="preserve"> </w:delText>
              </w:r>
            </w:del>
            <w:ins w:id="3133" w:author="Lino Acuña" w:date="2026-01-07T08:23:00Z" w16du:dateUtc="2026-01-07T11:23:00Z">
              <w:r w:rsidR="008B032F" w:rsidRPr="00CA0733">
                <w:rPr>
                  <w:i/>
                  <w:iCs/>
                  <w:color w:val="303030"/>
                  <w:sz w:val="21"/>
                  <w:szCs w:val="21"/>
                  <w:lang w:val="en-US"/>
                </w:rPr>
                <w:t xml:space="preserve"> </w:t>
              </w:r>
            </w:ins>
            <w:r w:rsidRPr="00CA0733">
              <w:rPr>
                <w:i/>
                <w:iCs/>
                <w:color w:val="303030"/>
                <w:sz w:val="21"/>
                <w:szCs w:val="21"/>
                <w:lang w:val="en-US"/>
              </w:rPr>
              <w:t>for</w:t>
            </w:r>
            <w:del w:id="3134" w:author="Lino Acuña" w:date="2026-01-07T08:23:00Z" w16du:dateUtc="2026-01-07T11:23:00Z">
              <w:r w:rsidRPr="00CA0733" w:rsidDel="008B032F">
                <w:rPr>
                  <w:i/>
                  <w:iCs/>
                  <w:color w:val="303030"/>
                  <w:sz w:val="21"/>
                  <w:szCs w:val="21"/>
                  <w:lang w:val="en-US"/>
                </w:rPr>
                <w:delText xml:space="preserve"> </w:delText>
              </w:r>
            </w:del>
            <w:ins w:id="3135" w:author="Lino Acuña" w:date="2026-01-07T08:23:00Z" w16du:dateUtc="2026-01-07T11:23:00Z">
              <w:r w:rsidR="008B032F" w:rsidRPr="00CA0733">
                <w:rPr>
                  <w:i/>
                  <w:iCs/>
                  <w:color w:val="303030"/>
                  <w:sz w:val="21"/>
                  <w:szCs w:val="21"/>
                  <w:lang w:val="en-US"/>
                </w:rPr>
                <w:t xml:space="preserve"> </w:t>
              </w:r>
            </w:ins>
            <w:r w:rsidRPr="00CA0733">
              <w:rPr>
                <w:i/>
                <w:iCs/>
                <w:color w:val="303030"/>
                <w:sz w:val="21"/>
                <w:szCs w:val="21"/>
                <w:lang w:val="en-US"/>
              </w:rPr>
              <w:t>Space</w:t>
            </w:r>
            <w:del w:id="3136" w:author="Lino Acuña" w:date="2026-01-07T08:23:00Z" w16du:dateUtc="2026-01-07T11:23:00Z">
              <w:r w:rsidRPr="00CA0733" w:rsidDel="008B032F">
                <w:rPr>
                  <w:i/>
                  <w:iCs/>
                  <w:color w:val="303030"/>
                  <w:sz w:val="21"/>
                  <w:szCs w:val="21"/>
                  <w:lang w:val="en-US"/>
                </w:rPr>
                <w:delText xml:space="preserve"> </w:delText>
              </w:r>
            </w:del>
            <w:ins w:id="3137" w:author="Lino Acuña" w:date="2026-01-07T08:23:00Z" w16du:dateUtc="2026-01-07T11:23:00Z">
              <w:r w:rsidR="008B032F" w:rsidRPr="00CA0733">
                <w:rPr>
                  <w:i/>
                  <w:iCs/>
                  <w:color w:val="303030"/>
                  <w:sz w:val="21"/>
                  <w:szCs w:val="21"/>
                  <w:lang w:val="en-US"/>
                </w:rPr>
                <w:t xml:space="preserve"> </w:t>
              </w:r>
            </w:ins>
            <w:r w:rsidRPr="00CA0733">
              <w:rPr>
                <w:i/>
                <w:iCs/>
                <w:color w:val="303030"/>
                <w:sz w:val="21"/>
                <w:szCs w:val="21"/>
                <w:lang w:val="en-US"/>
              </w:rPr>
              <w:t>Data</w:t>
            </w:r>
            <w:del w:id="3138" w:author="Lino Acuña" w:date="2026-01-07T08:23:00Z" w16du:dateUtc="2026-01-07T11:23:00Z">
              <w:r w:rsidRPr="00CA0733" w:rsidDel="008B032F">
                <w:rPr>
                  <w:i/>
                  <w:iCs/>
                  <w:color w:val="303030"/>
                  <w:sz w:val="21"/>
                  <w:szCs w:val="21"/>
                  <w:lang w:val="en-US"/>
                </w:rPr>
                <w:delText xml:space="preserve"> </w:delText>
              </w:r>
            </w:del>
            <w:ins w:id="3139" w:author="Lino Acuña" w:date="2026-01-07T08:23:00Z" w16du:dateUtc="2026-01-07T11:23:00Z">
              <w:r w:rsidR="008B032F" w:rsidRPr="00CA0733">
                <w:rPr>
                  <w:i/>
                  <w:iCs/>
                  <w:color w:val="303030"/>
                  <w:sz w:val="21"/>
                  <w:szCs w:val="21"/>
                  <w:lang w:val="en-US"/>
                </w:rPr>
                <w:t xml:space="preserve"> </w:t>
              </w:r>
            </w:ins>
            <w:r w:rsidRPr="00CA0733">
              <w:rPr>
                <w:i/>
                <w:iCs/>
                <w:color w:val="303030"/>
                <w:sz w:val="21"/>
                <w:szCs w:val="21"/>
                <w:lang w:val="en-US"/>
              </w:rPr>
              <w:t>Systems</w:t>
            </w:r>
          </w:p>
        </w:tc>
      </w:tr>
    </w:tbl>
    <w:p w14:paraId="0B1DD481" w14:textId="77777777" w:rsidR="005B0206" w:rsidRPr="005B0206" w:rsidRDefault="005B0206" w:rsidP="005B0206">
      <w:pPr>
        <w:rPr>
          <w:lang w:val="en-US"/>
        </w:rPr>
      </w:pPr>
    </w:p>
    <w:sectPr w:rsidR="005B0206" w:rsidRPr="005B0206" w:rsidSect="006F1DD3"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2240" w:h="15840" w:code="1"/>
      <w:pgMar w:top="1728" w:right="1152" w:bottom="1440" w:left="1440" w:header="1008" w:footer="720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6" w:author="Lino Acuña" w:date="2026-01-07T08:21:00Z" w:initials="LA">
    <w:p w14:paraId="35196A57" w14:textId="77777777" w:rsidR="008B032F" w:rsidRDefault="008B032F" w:rsidP="008B032F">
      <w:pPr>
        <w:pStyle w:val="Textocomentario"/>
      </w:pPr>
      <w:r>
        <w:rPr>
          <w:rStyle w:val="Refdecomentario"/>
        </w:rPr>
        <w:annotationRef/>
      </w:r>
      <w:r>
        <w:rPr>
          <w:lang w:val="es-CL"/>
        </w:rPr>
        <w:t>Hacerlo genérico, aún no sabemos si será en este lanzamiento.</w:t>
      </w:r>
    </w:p>
  </w:comment>
  <w:comment w:id="204" w:author="Lino Acuña" w:date="2026-01-07T08:22:00Z" w:initials="LA">
    <w:p w14:paraId="51958741" w14:textId="77777777" w:rsidR="008B032F" w:rsidRDefault="008B032F" w:rsidP="008B032F">
      <w:pPr>
        <w:pStyle w:val="Textocomentario"/>
      </w:pPr>
      <w:r>
        <w:rPr>
          <w:rStyle w:val="Refdecomentario"/>
        </w:rPr>
        <w:annotationRef/>
      </w:r>
      <w:r>
        <w:rPr>
          <w:lang w:val="es-CL"/>
        </w:rPr>
        <w:t>Conectarlo con el propósito estratégico de DTS para el área espacial</w:t>
      </w:r>
    </w:p>
  </w:comment>
  <w:comment w:id="491" w:author="Lino Acuña" w:date="2026-01-07T08:23:00Z" w:initials="LA">
    <w:p w14:paraId="0C3518D3" w14:textId="77777777" w:rsidR="008B032F" w:rsidRDefault="008B032F" w:rsidP="008B032F">
      <w:pPr>
        <w:pStyle w:val="Textocomentario"/>
      </w:pPr>
      <w:r>
        <w:rPr>
          <w:rStyle w:val="Refdecomentario"/>
        </w:rPr>
        <w:annotationRef/>
      </w:r>
      <w:r>
        <w:rPr>
          <w:lang w:val="es-CL"/>
        </w:rPr>
        <w:t>Genérico</w:t>
      </w:r>
    </w:p>
  </w:comment>
  <w:comment w:id="782" w:author="Lino Acuña" w:date="2026-01-07T08:24:00Z" w:initials="LA">
    <w:p w14:paraId="733AAD6C" w14:textId="77777777" w:rsidR="008B032F" w:rsidRDefault="008B032F" w:rsidP="008B032F">
      <w:pPr>
        <w:pStyle w:val="Textocomentario"/>
      </w:pPr>
      <w:r>
        <w:rPr>
          <w:rStyle w:val="Refdecomentario"/>
        </w:rPr>
        <w:annotationRef/>
      </w:r>
      <w:r>
        <w:rPr>
          <w:lang w:val="es-CL"/>
        </w:rPr>
        <w:t>Eliminar palabras en inglés del 5W1H</w:t>
      </w:r>
    </w:p>
  </w:comment>
  <w:comment w:id="1046" w:author="Lino Acuña" w:date="2026-01-07T08:25:00Z" w:initials="LA">
    <w:p w14:paraId="15A44128" w14:textId="77777777" w:rsidR="008B032F" w:rsidRDefault="008B032F" w:rsidP="008B032F">
      <w:pPr>
        <w:pStyle w:val="Textocomentario"/>
      </w:pPr>
      <w:r>
        <w:rPr>
          <w:rStyle w:val="Refdecomentario"/>
        </w:rPr>
        <w:annotationRef/>
      </w:r>
      <w:r>
        <w:rPr>
          <w:lang w:val="es-CL"/>
        </w:rPr>
        <w:t>Objetivo estratégico de DTS</w:t>
      </w:r>
    </w:p>
  </w:comment>
  <w:comment w:id="2080" w:author="Lino Acuña" w:date="2026-01-07T08:26:00Z" w:initials="LA">
    <w:p w14:paraId="28C3DDDF" w14:textId="77777777" w:rsidR="008B032F" w:rsidRDefault="008B032F" w:rsidP="008B032F">
      <w:pPr>
        <w:pStyle w:val="Textocomentario"/>
      </w:pPr>
      <w:r>
        <w:rPr>
          <w:rStyle w:val="Refdecomentario"/>
        </w:rPr>
        <w:annotationRef/>
      </w:r>
      <w:r>
        <w:rPr>
          <w:lang w:val="es-CL"/>
        </w:rPr>
        <w:t>Compondrá. Hablar en futuro</w:t>
      </w:r>
    </w:p>
  </w:comment>
  <w:comment w:id="2227" w:author="Lino Acuña" w:date="2026-01-07T08:26:00Z" w:initials="LA">
    <w:p w14:paraId="048DFC26" w14:textId="77777777" w:rsidR="008B032F" w:rsidRDefault="008B032F" w:rsidP="008B032F">
      <w:pPr>
        <w:pStyle w:val="Textocomentario"/>
      </w:pPr>
      <w:r>
        <w:rPr>
          <w:rStyle w:val="Refdecomentario"/>
        </w:rPr>
        <w:annotationRef/>
      </w:r>
      <w:r>
        <w:rPr>
          <w:lang w:val="es-CL"/>
        </w:rPr>
        <w:t>Debería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196A57" w15:done="0"/>
  <w15:commentEx w15:paraId="51958741" w15:done="0"/>
  <w15:commentEx w15:paraId="0C3518D3" w15:done="1"/>
  <w15:commentEx w15:paraId="733AAD6C" w15:done="1"/>
  <w15:commentEx w15:paraId="15A44128" w15:done="0"/>
  <w15:commentEx w15:paraId="28C3DDDF" w15:done="1"/>
  <w15:commentEx w15:paraId="048DFC2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97075C4" w16cex:dateUtc="2026-01-07T11:21:00Z"/>
  <w16cex:commentExtensible w16cex:durableId="18032A6C" w16cex:dateUtc="2026-01-07T11:22:00Z"/>
  <w16cex:commentExtensible w16cex:durableId="36E9B49D" w16cex:dateUtc="2026-01-07T11:23:00Z"/>
  <w16cex:commentExtensible w16cex:durableId="078ED3F5" w16cex:dateUtc="2026-01-07T11:24:00Z"/>
  <w16cex:commentExtensible w16cex:durableId="7271630C" w16cex:dateUtc="2026-01-07T11:25:00Z"/>
  <w16cex:commentExtensible w16cex:durableId="52FB057D" w16cex:dateUtc="2026-01-07T11:26:00Z"/>
  <w16cex:commentExtensible w16cex:durableId="3CB26E85" w16cex:dateUtc="2026-01-07T11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196A57" w16cid:durableId="297075C4"/>
  <w16cid:commentId w16cid:paraId="51958741" w16cid:durableId="18032A6C"/>
  <w16cid:commentId w16cid:paraId="0C3518D3" w16cid:durableId="36E9B49D"/>
  <w16cid:commentId w16cid:paraId="733AAD6C" w16cid:durableId="078ED3F5"/>
  <w16cid:commentId w16cid:paraId="15A44128" w16cid:durableId="7271630C"/>
  <w16cid:commentId w16cid:paraId="28C3DDDF" w16cid:durableId="52FB057D"/>
  <w16cid:commentId w16cid:paraId="048DFC26" w16cid:durableId="3CB26E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FCA9E" w14:textId="77777777" w:rsidR="00E07ADA" w:rsidRDefault="00E07ADA">
      <w:r>
        <w:separator/>
      </w:r>
    </w:p>
  </w:endnote>
  <w:endnote w:type="continuationSeparator" w:id="0">
    <w:p w14:paraId="64A3893E" w14:textId="77777777" w:rsidR="00E07ADA" w:rsidRDefault="00E07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4FD16" w14:textId="77777777" w:rsidR="00390AA3" w:rsidRDefault="00390AA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CDDFB0D" w14:textId="77777777" w:rsidR="00390AA3" w:rsidRDefault="00390AA3">
    <w:pPr>
      <w:pStyle w:val="Piedepgina"/>
      <w:ind w:right="36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075"/>
      <w:gridCol w:w="1701"/>
    </w:tblGrid>
    <w:tr w:rsidR="00A71837" w14:paraId="0044A115" w14:textId="77777777" w:rsidTr="00A71837">
      <w:trPr>
        <w:trHeight w:val="867"/>
      </w:trPr>
      <w:tc>
        <w:tcPr>
          <w:tcW w:w="8075" w:type="dxa"/>
          <w:vAlign w:val="center"/>
        </w:tcPr>
        <w:p w14:paraId="00F6383C" w14:textId="19213B8E" w:rsidR="00A71837" w:rsidRPr="00C164AE" w:rsidRDefault="00A71837" w:rsidP="00C164AE">
          <w:pPr>
            <w:autoSpaceDE w:val="0"/>
            <w:autoSpaceDN w:val="0"/>
            <w:adjustRightInd w:val="0"/>
            <w:jc w:val="both"/>
            <w:rPr>
              <w:sz w:val="16"/>
              <w:szCs w:val="16"/>
            </w:rPr>
          </w:pPr>
          <w:r w:rsidRPr="00C164AE">
            <w:rPr>
              <w:sz w:val="16"/>
              <w:szCs w:val="16"/>
              <w:lang w:val="es-MX"/>
            </w:rPr>
            <w:t xml:space="preserve">Este documento y la información contenida en él son propiedad de DTS </w:t>
          </w:r>
          <w:proofErr w:type="spellStart"/>
          <w:r>
            <w:rPr>
              <w:sz w:val="16"/>
              <w:szCs w:val="16"/>
              <w:lang w:val="es-MX"/>
            </w:rPr>
            <w:t>SpA</w:t>
          </w:r>
          <w:proofErr w:type="spellEnd"/>
          <w:r w:rsidRPr="00C164AE">
            <w:rPr>
              <w:sz w:val="16"/>
              <w:szCs w:val="16"/>
              <w:lang w:val="es-MX"/>
            </w:rPr>
            <w:t>.</w:t>
          </w:r>
          <w:r w:rsidRPr="00C164AE">
            <w:rPr>
              <w:sz w:val="16"/>
              <w:szCs w:val="16"/>
            </w:rPr>
            <w:t xml:space="preserve"> </w:t>
          </w:r>
          <w:r w:rsidRPr="00C164AE">
            <w:rPr>
              <w:sz w:val="16"/>
              <w:szCs w:val="16"/>
              <w:lang w:val="es-MX"/>
            </w:rPr>
            <w:t xml:space="preserve">Cualquier reproducción, </w:t>
          </w:r>
          <w:r w:rsidRPr="00C164AE">
            <w:rPr>
              <w:sz w:val="16"/>
              <w:szCs w:val="16"/>
            </w:rPr>
            <w:t xml:space="preserve">transferencia o uso por terceros está prohibido salvo autorización escrita de DTS </w:t>
          </w:r>
          <w:proofErr w:type="spellStart"/>
          <w:r>
            <w:rPr>
              <w:sz w:val="16"/>
              <w:szCs w:val="16"/>
            </w:rPr>
            <w:t>SpA</w:t>
          </w:r>
          <w:proofErr w:type="spellEnd"/>
          <w:r w:rsidRPr="00C164AE">
            <w:rPr>
              <w:sz w:val="16"/>
              <w:szCs w:val="16"/>
            </w:rPr>
            <w:t>. Los receptores de este documento aceptan la responsabilidad de mantener la confidencialidad de su contenido de acuerdo a la clasificación indicada en el encabezamiento.</w:t>
          </w:r>
        </w:p>
      </w:tc>
      <w:tc>
        <w:tcPr>
          <w:tcW w:w="1701" w:type="dxa"/>
          <w:vMerge w:val="restart"/>
          <w:vAlign w:val="center"/>
        </w:tcPr>
        <w:p w14:paraId="00D8042F" w14:textId="77777777" w:rsidR="00A71837" w:rsidRDefault="00A71837" w:rsidP="00C164AE">
          <w:pPr>
            <w:pStyle w:val="Piedepgina"/>
            <w:tabs>
              <w:tab w:val="clear" w:pos="8640"/>
              <w:tab w:val="right" w:pos="9639"/>
            </w:tabs>
            <w:jc w:val="center"/>
            <w:rPr>
              <w:rStyle w:val="Nmerodepgina"/>
            </w:rPr>
          </w:pPr>
          <w:r w:rsidRPr="001E4F45">
            <w:rPr>
              <w:rStyle w:val="Nmerodepgina"/>
            </w:rPr>
            <w:t>Página</w:t>
          </w:r>
        </w:p>
        <w:p w14:paraId="7A2533E4" w14:textId="77777777" w:rsidR="00A71837" w:rsidRDefault="00A71837" w:rsidP="00C164AE">
          <w:pPr>
            <w:pStyle w:val="Piedepgina"/>
            <w:tabs>
              <w:tab w:val="clear" w:pos="8640"/>
              <w:tab w:val="right" w:pos="9639"/>
            </w:tabs>
            <w:jc w:val="center"/>
          </w:pP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  <w:r>
            <w:rPr>
              <w:rStyle w:val="Nmerodepgina"/>
            </w:rPr>
            <w:t xml:space="preserve"> de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NUMPAGES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7</w:t>
          </w:r>
          <w:r>
            <w:rPr>
              <w:rStyle w:val="Nmerodepgina"/>
            </w:rPr>
            <w:fldChar w:fldCharType="end"/>
          </w:r>
        </w:p>
      </w:tc>
    </w:tr>
    <w:tr w:rsidR="00A71837" w:rsidRPr="00C164AE" w14:paraId="085F8338" w14:textId="77777777" w:rsidTr="00A71837">
      <w:trPr>
        <w:trHeight w:val="279"/>
      </w:trPr>
      <w:tc>
        <w:tcPr>
          <w:tcW w:w="8075" w:type="dxa"/>
          <w:vAlign w:val="center"/>
        </w:tcPr>
        <w:p w14:paraId="4971DF5D" w14:textId="11A4260D" w:rsidR="002811A6" w:rsidRPr="00C164AE" w:rsidRDefault="002811A6" w:rsidP="002811A6">
          <w:pPr>
            <w:autoSpaceDE w:val="0"/>
            <w:autoSpaceDN w:val="0"/>
            <w:adjustRightInd w:val="0"/>
            <w:jc w:val="center"/>
            <w:rPr>
              <w:sz w:val="20"/>
              <w:szCs w:val="20"/>
              <w:lang w:val="pt-BR"/>
            </w:rPr>
          </w:pPr>
          <w:ins w:id="3146" w:author="Practico IDI 2" w:date="2026-01-07T09:53:00Z" w16du:dateUtc="2026-01-07T12:53:00Z">
            <w:r>
              <w:rPr>
                <w:sz w:val="20"/>
                <w:szCs w:val="20"/>
                <w:lang w:val="pt-BR"/>
              </w:rPr>
              <w:t>01501P01TLD001</w:t>
            </w:r>
          </w:ins>
        </w:p>
      </w:tc>
      <w:tc>
        <w:tcPr>
          <w:tcW w:w="1701" w:type="dxa"/>
          <w:vMerge/>
          <w:vAlign w:val="center"/>
        </w:tcPr>
        <w:p w14:paraId="3092BCBE" w14:textId="77777777" w:rsidR="00A71837" w:rsidRPr="00C164AE" w:rsidRDefault="00A71837" w:rsidP="00C164AE">
          <w:pPr>
            <w:pStyle w:val="Piedepgina"/>
            <w:tabs>
              <w:tab w:val="clear" w:pos="8640"/>
              <w:tab w:val="right" w:pos="9639"/>
            </w:tabs>
            <w:jc w:val="center"/>
            <w:rPr>
              <w:rStyle w:val="Nmerodepgina"/>
              <w:lang w:val="pt-BR"/>
            </w:rPr>
          </w:pPr>
        </w:p>
      </w:tc>
    </w:tr>
  </w:tbl>
  <w:p w14:paraId="5339A5AD" w14:textId="77777777" w:rsidR="00390AA3" w:rsidRPr="00C72B01" w:rsidRDefault="00390AA3" w:rsidP="00C72B0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602"/>
      <w:gridCol w:w="2788"/>
      <w:gridCol w:w="2835"/>
      <w:gridCol w:w="2693"/>
    </w:tblGrid>
    <w:tr w:rsidR="00A71837" w14:paraId="674D5D0F" w14:textId="77777777" w:rsidTr="00A71837">
      <w:tc>
        <w:tcPr>
          <w:tcW w:w="1602" w:type="dxa"/>
          <w:tcBorders>
            <w:bottom w:val="single" w:sz="4" w:space="0" w:color="auto"/>
          </w:tcBorders>
          <w:shd w:val="clear" w:color="auto" w:fill="F3F3F3"/>
          <w:vAlign w:val="center"/>
        </w:tcPr>
        <w:p w14:paraId="64A31FD2" w14:textId="77777777" w:rsidR="00A71837" w:rsidRDefault="00A71837" w:rsidP="00C72B01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</w:p>
      </w:tc>
      <w:tc>
        <w:tcPr>
          <w:tcW w:w="2788" w:type="dxa"/>
          <w:shd w:val="clear" w:color="auto" w:fill="F3F3F3"/>
          <w:vAlign w:val="center"/>
        </w:tcPr>
        <w:p w14:paraId="61089AF9" w14:textId="77777777" w:rsidR="00A71837" w:rsidRDefault="00A71837" w:rsidP="00C72B01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  <w:r>
            <w:rPr>
              <w:b/>
              <w:sz w:val="19"/>
            </w:rPr>
            <w:t>Nombre</w:t>
          </w:r>
        </w:p>
      </w:tc>
      <w:tc>
        <w:tcPr>
          <w:tcW w:w="2835" w:type="dxa"/>
          <w:shd w:val="clear" w:color="auto" w:fill="F3F3F3"/>
          <w:vAlign w:val="center"/>
        </w:tcPr>
        <w:p w14:paraId="222E1A93" w14:textId="77777777" w:rsidR="00A71837" w:rsidRDefault="00A71837" w:rsidP="00C72B01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  <w:r>
            <w:rPr>
              <w:b/>
              <w:sz w:val="19"/>
            </w:rPr>
            <w:t>Cargo</w:t>
          </w:r>
        </w:p>
      </w:tc>
      <w:tc>
        <w:tcPr>
          <w:tcW w:w="2693" w:type="dxa"/>
          <w:shd w:val="clear" w:color="auto" w:fill="F3F3F3"/>
          <w:vAlign w:val="center"/>
        </w:tcPr>
        <w:p w14:paraId="5DBE4441" w14:textId="77777777" w:rsidR="00A71837" w:rsidRDefault="00A71837" w:rsidP="00C72B01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  <w:r>
            <w:rPr>
              <w:b/>
              <w:sz w:val="19"/>
            </w:rPr>
            <w:t>Firma</w:t>
          </w:r>
        </w:p>
      </w:tc>
    </w:tr>
    <w:tr w:rsidR="00A71837" w14:paraId="2EFE0ADF" w14:textId="77777777" w:rsidTr="00A71837">
      <w:trPr>
        <w:trHeight w:val="476"/>
      </w:trPr>
      <w:tc>
        <w:tcPr>
          <w:tcW w:w="1602" w:type="dxa"/>
          <w:shd w:val="clear" w:color="auto" w:fill="F3F3F3"/>
          <w:vAlign w:val="center"/>
        </w:tcPr>
        <w:p w14:paraId="4C68A342" w14:textId="77777777" w:rsidR="00A71837" w:rsidRDefault="00A71837" w:rsidP="00C72B01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  <w:r>
            <w:rPr>
              <w:b/>
              <w:sz w:val="19"/>
            </w:rPr>
            <w:t>Elabora</w:t>
          </w:r>
        </w:p>
      </w:tc>
      <w:tc>
        <w:tcPr>
          <w:tcW w:w="2788" w:type="dxa"/>
          <w:vAlign w:val="center"/>
        </w:tcPr>
        <w:p w14:paraId="654BF484" w14:textId="694D4C59" w:rsidR="00A71837" w:rsidRDefault="006D2D3B" w:rsidP="00663122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szCs w:val="19"/>
            </w:rPr>
          </w:pPr>
          <w:r>
            <w:rPr>
              <w:sz w:val="19"/>
              <w:szCs w:val="19"/>
            </w:rPr>
            <w:t>Nicolás Seguel</w:t>
          </w:r>
        </w:p>
      </w:tc>
      <w:tc>
        <w:tcPr>
          <w:tcW w:w="2835" w:type="dxa"/>
          <w:vAlign w:val="center"/>
        </w:tcPr>
        <w:p w14:paraId="2DF0481E" w14:textId="2F32B64B" w:rsidR="00A71837" w:rsidRDefault="005B0206" w:rsidP="00663122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szCs w:val="19"/>
            </w:rPr>
          </w:pPr>
          <w:r>
            <w:rPr>
              <w:sz w:val="19"/>
              <w:szCs w:val="19"/>
            </w:rPr>
            <w:t>Practicante</w:t>
          </w:r>
        </w:p>
      </w:tc>
      <w:tc>
        <w:tcPr>
          <w:tcW w:w="2693" w:type="dxa"/>
          <w:vAlign w:val="center"/>
        </w:tcPr>
        <w:p w14:paraId="760B6A68" w14:textId="77777777" w:rsidR="00A71837" w:rsidRDefault="00A71837" w:rsidP="00C72B01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szCs w:val="19"/>
            </w:rPr>
          </w:pPr>
        </w:p>
      </w:tc>
    </w:tr>
    <w:tr w:rsidR="00A71837" w14:paraId="58DCC4D3" w14:textId="77777777" w:rsidTr="00A71837">
      <w:trPr>
        <w:trHeight w:val="555"/>
      </w:trPr>
      <w:tc>
        <w:tcPr>
          <w:tcW w:w="1602" w:type="dxa"/>
          <w:shd w:val="clear" w:color="auto" w:fill="F3F3F3"/>
          <w:vAlign w:val="center"/>
        </w:tcPr>
        <w:p w14:paraId="41EC0ADE" w14:textId="77777777" w:rsidR="00A71837" w:rsidRDefault="00A71837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  <w:r>
            <w:rPr>
              <w:b/>
              <w:sz w:val="19"/>
            </w:rPr>
            <w:t>Revisa</w:t>
          </w:r>
        </w:p>
      </w:tc>
      <w:tc>
        <w:tcPr>
          <w:tcW w:w="2788" w:type="dxa"/>
          <w:vAlign w:val="center"/>
        </w:tcPr>
        <w:p w14:paraId="0DD7B302" w14:textId="77777777" w:rsidR="00A71837" w:rsidRDefault="001A6C04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ind w:left="-250" w:firstLine="250"/>
            <w:jc w:val="center"/>
            <w:rPr>
              <w:ins w:id="3152" w:author="Practico IDI 2" w:date="2026-01-07T09:44:00Z" w16du:dateUtc="2026-01-07T12:44:00Z"/>
              <w:sz w:val="19"/>
              <w:szCs w:val="19"/>
            </w:rPr>
          </w:pPr>
          <w:ins w:id="3153" w:author="Practico IDI 2" w:date="2026-01-07T09:44:00Z" w16du:dateUtc="2026-01-07T12:44:00Z">
            <w:r>
              <w:rPr>
                <w:sz w:val="19"/>
                <w:szCs w:val="19"/>
              </w:rPr>
              <w:t>Juan Carlos Sepúlveda</w:t>
            </w:r>
          </w:ins>
        </w:p>
        <w:p w14:paraId="1769C00A" w14:textId="0A3A4607" w:rsidR="001A6C04" w:rsidRDefault="001A6C04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ind w:left="-250" w:firstLine="250"/>
            <w:jc w:val="center"/>
            <w:rPr>
              <w:sz w:val="19"/>
              <w:szCs w:val="19"/>
            </w:rPr>
          </w:pPr>
          <w:ins w:id="3154" w:author="Practico IDI 2" w:date="2026-01-07T09:44:00Z" w16du:dateUtc="2026-01-07T12:44:00Z">
            <w:r>
              <w:rPr>
                <w:sz w:val="19"/>
                <w:szCs w:val="19"/>
              </w:rPr>
              <w:t>Alvaro Valenzuela</w:t>
            </w:r>
          </w:ins>
        </w:p>
      </w:tc>
      <w:tc>
        <w:tcPr>
          <w:tcW w:w="2835" w:type="dxa"/>
          <w:vAlign w:val="center"/>
        </w:tcPr>
        <w:p w14:paraId="4EF90DDB" w14:textId="77777777" w:rsidR="00A71837" w:rsidRDefault="00A71837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szCs w:val="19"/>
            </w:rPr>
          </w:pPr>
        </w:p>
      </w:tc>
      <w:tc>
        <w:tcPr>
          <w:tcW w:w="2693" w:type="dxa"/>
          <w:vAlign w:val="center"/>
        </w:tcPr>
        <w:p w14:paraId="43957CAD" w14:textId="77777777" w:rsidR="00A71837" w:rsidRDefault="00A71837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szCs w:val="19"/>
            </w:rPr>
          </w:pPr>
        </w:p>
      </w:tc>
    </w:tr>
    <w:tr w:rsidR="00A71837" w14:paraId="0803BEDD" w14:textId="77777777" w:rsidTr="00A71837">
      <w:trPr>
        <w:trHeight w:val="553"/>
      </w:trPr>
      <w:tc>
        <w:tcPr>
          <w:tcW w:w="1602" w:type="dxa"/>
          <w:shd w:val="clear" w:color="auto" w:fill="F3F3F3"/>
          <w:vAlign w:val="center"/>
        </w:tcPr>
        <w:p w14:paraId="132F634B" w14:textId="77777777" w:rsidR="00A71837" w:rsidRDefault="00A71837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  <w:r>
            <w:rPr>
              <w:b/>
              <w:sz w:val="19"/>
            </w:rPr>
            <w:t>Aprueba</w:t>
          </w:r>
        </w:p>
      </w:tc>
      <w:tc>
        <w:tcPr>
          <w:tcW w:w="2788" w:type="dxa"/>
          <w:vAlign w:val="center"/>
        </w:tcPr>
        <w:p w14:paraId="1C00E387" w14:textId="5F5F5CE4" w:rsidR="00A71837" w:rsidRDefault="001A6C04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</w:rPr>
          </w:pPr>
          <w:ins w:id="3155" w:author="Practico IDI 2" w:date="2026-01-07T09:44:00Z" w16du:dateUtc="2026-01-07T12:44:00Z">
            <w:r>
              <w:rPr>
                <w:sz w:val="19"/>
              </w:rPr>
              <w:t>Lino Acuña</w:t>
            </w:r>
          </w:ins>
        </w:p>
      </w:tc>
      <w:tc>
        <w:tcPr>
          <w:tcW w:w="2835" w:type="dxa"/>
          <w:vAlign w:val="center"/>
        </w:tcPr>
        <w:p w14:paraId="69257D1E" w14:textId="77777777" w:rsidR="00A71837" w:rsidRDefault="00A71837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</w:rPr>
          </w:pPr>
        </w:p>
      </w:tc>
      <w:tc>
        <w:tcPr>
          <w:tcW w:w="2693" w:type="dxa"/>
          <w:vAlign w:val="center"/>
        </w:tcPr>
        <w:p w14:paraId="5E3DE840" w14:textId="77777777" w:rsidR="00A71837" w:rsidRDefault="00A71837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</w:rPr>
          </w:pPr>
        </w:p>
      </w:tc>
    </w:tr>
  </w:tbl>
  <w:p w14:paraId="12BDCF13" w14:textId="77777777" w:rsidR="00390AA3" w:rsidRPr="00C72B01" w:rsidRDefault="00390AA3" w:rsidP="00C72B0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AA410" w14:textId="77777777" w:rsidR="00E07ADA" w:rsidRDefault="00E07ADA">
      <w:r>
        <w:separator/>
      </w:r>
    </w:p>
  </w:footnote>
  <w:footnote w:type="continuationSeparator" w:id="0">
    <w:p w14:paraId="50CA0948" w14:textId="77777777" w:rsidR="00E07ADA" w:rsidRDefault="00E07A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1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A0" w:firstRow="1" w:lastRow="0" w:firstColumn="1" w:lastColumn="0" w:noHBand="0" w:noVBand="0"/>
    </w:tblPr>
    <w:tblGrid>
      <w:gridCol w:w="2088"/>
      <w:gridCol w:w="5250"/>
      <w:gridCol w:w="2580"/>
    </w:tblGrid>
    <w:tr w:rsidR="00390AA3" w14:paraId="7A462226" w14:textId="77777777">
      <w:tc>
        <w:tcPr>
          <w:tcW w:w="2088" w:type="dxa"/>
          <w:tcBorders>
            <w:right w:val="nil"/>
          </w:tcBorders>
        </w:tcPr>
        <w:p w14:paraId="670B043C" w14:textId="018050FA" w:rsidR="00390AA3" w:rsidRDefault="005E210E">
          <w:pPr>
            <w:pStyle w:val="Encabezado"/>
            <w:rPr>
              <w:b/>
              <w:sz w:val="19"/>
            </w:rPr>
          </w:pPr>
          <w:r>
            <w:rPr>
              <w:b/>
              <w:sz w:val="19"/>
            </w:rPr>
            <w:t>DTS</w:t>
          </w:r>
          <w:r w:rsidR="00E81B62">
            <w:rPr>
              <w:b/>
              <w:sz w:val="19"/>
            </w:rPr>
            <w:t xml:space="preserve"> </w:t>
          </w:r>
          <w:proofErr w:type="spellStart"/>
          <w:r w:rsidR="00E81B62">
            <w:rPr>
              <w:b/>
              <w:sz w:val="19"/>
            </w:rPr>
            <w:t>SpA</w:t>
          </w:r>
          <w:proofErr w:type="spellEnd"/>
        </w:p>
      </w:tc>
      <w:tc>
        <w:tcPr>
          <w:tcW w:w="5250" w:type="dxa"/>
          <w:tcBorders>
            <w:left w:val="nil"/>
            <w:right w:val="nil"/>
          </w:tcBorders>
        </w:tcPr>
        <w:p w14:paraId="2CAE536E" w14:textId="6CFBDA92" w:rsidR="00390AA3" w:rsidRDefault="00D57666">
          <w:pPr>
            <w:pStyle w:val="Encabezado"/>
            <w:jc w:val="center"/>
            <w:rPr>
              <w:b/>
              <w:sz w:val="19"/>
            </w:rPr>
          </w:pPr>
          <w:del w:id="3140" w:author="Practico IDI 2" w:date="2026-01-07T10:14:00Z" w16du:dateUtc="2026-01-07T13:14:00Z">
            <w:r w:rsidDel="00136092">
              <w:rPr>
                <w:b/>
                <w:sz w:val="19"/>
              </w:rPr>
              <w:delText>INTERNO</w:delText>
            </w:r>
          </w:del>
          <w:ins w:id="3141" w:author="Practico IDI 2" w:date="2026-01-07T10:20:00Z" w16du:dateUtc="2026-01-07T13:20:00Z">
            <w:r w:rsidR="00136092">
              <w:rPr>
                <w:b/>
                <w:sz w:val="19"/>
              </w:rPr>
              <w:t>INTERNO</w:t>
            </w:r>
          </w:ins>
        </w:p>
        <w:p w14:paraId="36C37070" w14:textId="77777777" w:rsidR="00390AA3" w:rsidRDefault="00390AA3">
          <w:pPr>
            <w:pStyle w:val="Encabezado"/>
            <w:jc w:val="center"/>
            <w:rPr>
              <w:b/>
              <w:sz w:val="19"/>
            </w:rPr>
          </w:pPr>
        </w:p>
        <w:p w14:paraId="02BD4B7D" w14:textId="1E97F070" w:rsidR="00390AA3" w:rsidRDefault="003D2162" w:rsidP="00E2258B">
          <w:pPr>
            <w:pStyle w:val="Encabezado"/>
            <w:jc w:val="center"/>
            <w:rPr>
              <w:sz w:val="19"/>
            </w:rPr>
          </w:pPr>
          <w:r>
            <w:rPr>
              <w:b/>
              <w:sz w:val="19"/>
            </w:rPr>
            <w:t xml:space="preserve">Proyecto </w:t>
          </w:r>
          <w:del w:id="3142" w:author="Practico IDI 2" w:date="2026-01-07T10:34:00Z" w16du:dateUtc="2026-01-07T13:34:00Z">
            <w:r w:rsidDel="00855069">
              <w:rPr>
                <w:b/>
                <w:sz w:val="19"/>
              </w:rPr>
              <w:delText>XXXXXXX</w:delText>
            </w:r>
          </w:del>
          <w:ins w:id="3143" w:author="Practico IDI 2" w:date="2026-01-07T10:34:00Z" w16du:dateUtc="2026-01-07T13:34:00Z">
            <w:r w:rsidR="00855069">
              <w:rPr>
                <w:b/>
                <w:sz w:val="19"/>
              </w:rPr>
              <w:t>MUNIN</w:t>
            </w:r>
          </w:ins>
        </w:p>
      </w:tc>
      <w:tc>
        <w:tcPr>
          <w:tcW w:w="2580" w:type="dxa"/>
          <w:tcBorders>
            <w:left w:val="nil"/>
          </w:tcBorders>
        </w:tcPr>
        <w:p w14:paraId="3305A2DF" w14:textId="0258086D" w:rsidR="00390AA3" w:rsidRDefault="006D2D3B" w:rsidP="00F63544">
          <w:pPr>
            <w:pStyle w:val="Encabezado"/>
            <w:jc w:val="right"/>
            <w:rPr>
              <w:sz w:val="19"/>
            </w:rPr>
          </w:pPr>
          <w:r>
            <w:t>07-</w:t>
          </w:r>
          <w:proofErr w:type="gramStart"/>
          <w:r>
            <w:t>Enero</w:t>
          </w:r>
          <w:proofErr w:type="gramEnd"/>
          <w:r>
            <w:t>-2026</w:t>
          </w:r>
        </w:p>
      </w:tc>
    </w:tr>
    <w:tr w:rsidR="00390AA3" w14:paraId="37231D16" w14:textId="77777777">
      <w:tc>
        <w:tcPr>
          <w:tcW w:w="2088" w:type="dxa"/>
          <w:tcBorders>
            <w:right w:val="nil"/>
          </w:tcBorders>
        </w:tcPr>
        <w:p w14:paraId="62C41162" w14:textId="77777777" w:rsidR="00390AA3" w:rsidRDefault="000C58C3">
          <w:pPr>
            <w:pStyle w:val="Encabezado"/>
            <w:rPr>
              <w:b/>
              <w:sz w:val="19"/>
            </w:rPr>
          </w:pPr>
          <w:r>
            <w:rPr>
              <w:b/>
              <w:sz w:val="19"/>
            </w:rPr>
            <w:t>DESARROLLO</w:t>
          </w:r>
        </w:p>
        <w:p w14:paraId="6F98F42D" w14:textId="2B7F883B" w:rsidR="000C58C3" w:rsidRDefault="000C58C3">
          <w:pPr>
            <w:pStyle w:val="Encabezado"/>
            <w:rPr>
              <w:b/>
              <w:sz w:val="19"/>
            </w:rPr>
          </w:pPr>
          <w:r>
            <w:rPr>
              <w:b/>
              <w:sz w:val="19"/>
            </w:rPr>
            <w:t>ESPACIAL</w:t>
          </w:r>
        </w:p>
      </w:tc>
      <w:tc>
        <w:tcPr>
          <w:tcW w:w="5250" w:type="dxa"/>
          <w:tcBorders>
            <w:left w:val="nil"/>
            <w:right w:val="nil"/>
          </w:tcBorders>
        </w:tcPr>
        <w:p w14:paraId="76E5CB28" w14:textId="5E517B20" w:rsidR="00390AA3" w:rsidRPr="00894518" w:rsidRDefault="003D2162">
          <w:pPr>
            <w:pStyle w:val="Encabezado"/>
            <w:jc w:val="center"/>
            <w:rPr>
              <w:b/>
              <w:sz w:val="19"/>
            </w:rPr>
          </w:pPr>
          <w:r w:rsidRPr="00894518">
            <w:rPr>
              <w:b/>
              <w:sz w:val="19"/>
            </w:rPr>
            <w:t>Diseño de Carga Útil Store &amp; Forward</w:t>
          </w:r>
        </w:p>
      </w:tc>
      <w:tc>
        <w:tcPr>
          <w:tcW w:w="2580" w:type="dxa"/>
          <w:tcBorders>
            <w:left w:val="nil"/>
          </w:tcBorders>
        </w:tcPr>
        <w:p w14:paraId="68AFB0EB" w14:textId="39421A07" w:rsidR="00390AA3" w:rsidRDefault="00390AA3">
          <w:pPr>
            <w:pStyle w:val="Encabezado"/>
            <w:jc w:val="right"/>
            <w:rPr>
              <w:b/>
              <w:sz w:val="19"/>
            </w:rPr>
          </w:pPr>
          <w:r>
            <w:rPr>
              <w:b/>
              <w:sz w:val="19"/>
            </w:rPr>
            <w:t xml:space="preserve">Revisión: </w:t>
          </w:r>
          <w:r w:rsidR="00E05942">
            <w:rPr>
              <w:b/>
              <w:sz w:val="19"/>
            </w:rPr>
            <w:t>1</w:t>
          </w:r>
          <w:r>
            <w:rPr>
              <w:b/>
              <w:sz w:val="19"/>
            </w:rPr>
            <w:t>.</w:t>
          </w:r>
          <w:ins w:id="3144" w:author="Practico IDI 2" w:date="2026-01-07T10:27:00Z" w16du:dateUtc="2026-01-07T13:27:00Z">
            <w:r w:rsidR="00CA0733">
              <w:rPr>
                <w:b/>
                <w:sz w:val="19"/>
              </w:rPr>
              <w:t>1</w:t>
            </w:r>
          </w:ins>
          <w:del w:id="3145" w:author="Practico IDI 2" w:date="2026-01-07T10:27:00Z" w16du:dateUtc="2026-01-07T13:27:00Z">
            <w:r w:rsidDel="00CA0733">
              <w:rPr>
                <w:b/>
                <w:sz w:val="19"/>
              </w:rPr>
              <w:delText>0</w:delText>
            </w:r>
            <w:r w:rsidR="00A71837" w:rsidDel="00CA0733">
              <w:rPr>
                <w:b/>
                <w:sz w:val="19"/>
              </w:rPr>
              <w:delText>0</w:delText>
            </w:r>
          </w:del>
        </w:p>
      </w:tc>
    </w:tr>
  </w:tbl>
  <w:p w14:paraId="591F962E" w14:textId="77777777" w:rsidR="00390AA3" w:rsidRDefault="00390AA3">
    <w:pPr>
      <w:pStyle w:val="Encabezad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1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A0" w:firstRow="1" w:lastRow="0" w:firstColumn="1" w:lastColumn="0" w:noHBand="0" w:noVBand="0"/>
    </w:tblPr>
    <w:tblGrid>
      <w:gridCol w:w="2088"/>
      <w:gridCol w:w="5250"/>
      <w:gridCol w:w="2580"/>
    </w:tblGrid>
    <w:tr w:rsidR="00390AA3" w14:paraId="6A2522D5" w14:textId="77777777">
      <w:tc>
        <w:tcPr>
          <w:tcW w:w="2088" w:type="dxa"/>
          <w:tcBorders>
            <w:right w:val="nil"/>
          </w:tcBorders>
        </w:tcPr>
        <w:p w14:paraId="3F4F6319" w14:textId="0AD2378F" w:rsidR="00390AA3" w:rsidRDefault="00F30D48">
          <w:pPr>
            <w:pStyle w:val="Encabezado"/>
            <w:rPr>
              <w:sz w:val="19"/>
            </w:rPr>
          </w:pPr>
          <w:r w:rsidRPr="00E81B62">
            <w:rPr>
              <w:noProof/>
              <w:sz w:val="19"/>
              <w:lang w:eastAsia="es-CL"/>
            </w:rPr>
            <w:drawing>
              <wp:inline distT="0" distB="0" distL="0" distR="0" wp14:anchorId="10CB0172" wp14:editId="57033EB1">
                <wp:extent cx="1272845" cy="519976"/>
                <wp:effectExtent l="0" t="0" r="3810" b="0"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5375" cy="537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  <w:tcBorders>
            <w:left w:val="nil"/>
            <w:right w:val="nil"/>
          </w:tcBorders>
        </w:tcPr>
        <w:p w14:paraId="63997CF6" w14:textId="0D18CA60" w:rsidR="00390AA3" w:rsidRDefault="00D57666" w:rsidP="00E2258B">
          <w:pPr>
            <w:pStyle w:val="Encabezado"/>
            <w:jc w:val="center"/>
            <w:rPr>
              <w:sz w:val="19"/>
            </w:rPr>
          </w:pPr>
          <w:del w:id="3147" w:author="Practico IDI 2" w:date="2026-01-07T10:20:00Z" w16du:dateUtc="2026-01-07T13:20:00Z">
            <w:r w:rsidDel="00136092">
              <w:rPr>
                <w:b/>
                <w:sz w:val="19"/>
              </w:rPr>
              <w:delText>INTERNO</w:delText>
            </w:r>
          </w:del>
          <w:ins w:id="3148" w:author="Practico IDI 2" w:date="2026-01-07T10:20:00Z" w16du:dateUtc="2026-01-07T13:20:00Z">
            <w:r w:rsidR="00136092">
              <w:rPr>
                <w:b/>
                <w:sz w:val="19"/>
              </w:rPr>
              <w:t>INTERNO</w:t>
            </w:r>
          </w:ins>
        </w:p>
      </w:tc>
      <w:tc>
        <w:tcPr>
          <w:tcW w:w="2580" w:type="dxa"/>
          <w:tcBorders>
            <w:left w:val="nil"/>
          </w:tcBorders>
        </w:tcPr>
        <w:p w14:paraId="125BE321" w14:textId="398991EB" w:rsidR="00390AA3" w:rsidRDefault="00572995" w:rsidP="004F1EC7">
          <w:pPr>
            <w:pStyle w:val="Encabezado"/>
            <w:jc w:val="right"/>
            <w:rPr>
              <w:b/>
              <w:sz w:val="19"/>
            </w:rPr>
          </w:pPr>
          <w:r>
            <w:t>07</w:t>
          </w:r>
          <w:r w:rsidR="006F1DD3">
            <w:t>-</w:t>
          </w:r>
          <w:proofErr w:type="gramStart"/>
          <w:r>
            <w:t>Enero</w:t>
          </w:r>
          <w:proofErr w:type="gramEnd"/>
          <w:r w:rsidR="006F1DD3">
            <w:t>-</w:t>
          </w:r>
          <w:r>
            <w:t>2026</w:t>
          </w:r>
        </w:p>
      </w:tc>
    </w:tr>
    <w:tr w:rsidR="00390AA3" w14:paraId="5CDBEF37" w14:textId="77777777">
      <w:tc>
        <w:tcPr>
          <w:tcW w:w="2088" w:type="dxa"/>
          <w:tcBorders>
            <w:right w:val="nil"/>
          </w:tcBorders>
        </w:tcPr>
        <w:p w14:paraId="3A794F2C" w14:textId="77777777" w:rsidR="00390AA3" w:rsidRDefault="000C58C3" w:rsidP="00E2258B">
          <w:pPr>
            <w:pStyle w:val="Encabezado"/>
            <w:rPr>
              <w:b/>
              <w:sz w:val="19"/>
            </w:rPr>
          </w:pPr>
          <w:r>
            <w:rPr>
              <w:b/>
              <w:sz w:val="19"/>
            </w:rPr>
            <w:t>DESARROLLO</w:t>
          </w:r>
        </w:p>
        <w:p w14:paraId="2DB627E9" w14:textId="4B4FBA2E" w:rsidR="000C58C3" w:rsidRDefault="000C58C3" w:rsidP="00E2258B">
          <w:pPr>
            <w:pStyle w:val="Encabezado"/>
            <w:rPr>
              <w:sz w:val="19"/>
            </w:rPr>
          </w:pPr>
          <w:r>
            <w:rPr>
              <w:b/>
              <w:sz w:val="19"/>
            </w:rPr>
            <w:t>ESPACIAL</w:t>
          </w:r>
        </w:p>
      </w:tc>
      <w:tc>
        <w:tcPr>
          <w:tcW w:w="5250" w:type="dxa"/>
          <w:tcBorders>
            <w:left w:val="nil"/>
            <w:right w:val="nil"/>
          </w:tcBorders>
        </w:tcPr>
        <w:p w14:paraId="4025EA04" w14:textId="77777777" w:rsidR="00390AA3" w:rsidRDefault="00390AA3">
          <w:pPr>
            <w:pStyle w:val="Encabezado"/>
            <w:jc w:val="center"/>
            <w:rPr>
              <w:sz w:val="19"/>
            </w:rPr>
          </w:pPr>
        </w:p>
      </w:tc>
      <w:tc>
        <w:tcPr>
          <w:tcW w:w="2580" w:type="dxa"/>
          <w:tcBorders>
            <w:left w:val="nil"/>
          </w:tcBorders>
        </w:tcPr>
        <w:p w14:paraId="098F632A" w14:textId="519E196C" w:rsidR="00390AA3" w:rsidRDefault="00390AA3">
          <w:pPr>
            <w:pStyle w:val="Encabezado"/>
            <w:jc w:val="right"/>
            <w:rPr>
              <w:b/>
              <w:sz w:val="19"/>
            </w:rPr>
          </w:pPr>
          <w:r>
            <w:rPr>
              <w:b/>
              <w:sz w:val="19"/>
            </w:rPr>
            <w:t xml:space="preserve">Revisión: </w:t>
          </w:r>
          <w:del w:id="3149" w:author="Practico IDI 2" w:date="2026-01-07T10:27:00Z" w16du:dateUtc="2026-01-07T13:27:00Z">
            <w:r w:rsidR="00447D24" w:rsidDel="00CA0733">
              <w:rPr>
                <w:b/>
                <w:sz w:val="19"/>
              </w:rPr>
              <w:delText>&gt;</w:delText>
            </w:r>
          </w:del>
          <w:r>
            <w:rPr>
              <w:b/>
              <w:sz w:val="19"/>
            </w:rPr>
            <w:t>1.</w:t>
          </w:r>
          <w:ins w:id="3150" w:author="Practico IDI 2" w:date="2026-01-07T10:27:00Z" w16du:dateUtc="2026-01-07T13:27:00Z">
            <w:r w:rsidR="00CA0733">
              <w:rPr>
                <w:b/>
                <w:sz w:val="19"/>
              </w:rPr>
              <w:t>1</w:t>
            </w:r>
          </w:ins>
          <w:del w:id="3151" w:author="Practico IDI 2" w:date="2026-01-07T10:27:00Z" w16du:dateUtc="2026-01-07T13:27:00Z">
            <w:r w:rsidDel="00CA0733">
              <w:rPr>
                <w:b/>
                <w:sz w:val="19"/>
              </w:rPr>
              <w:delText>0</w:delText>
            </w:r>
            <w:r w:rsidR="00A71837" w:rsidDel="00CA0733">
              <w:rPr>
                <w:b/>
                <w:sz w:val="19"/>
              </w:rPr>
              <w:delText>0</w:delText>
            </w:r>
            <w:r w:rsidR="00447D24" w:rsidDel="00CA0733">
              <w:rPr>
                <w:b/>
                <w:sz w:val="19"/>
              </w:rPr>
              <w:delText>&lt;</w:delText>
            </w:r>
          </w:del>
          <w:r>
            <w:rPr>
              <w:b/>
              <w:sz w:val="19"/>
            </w:rPr>
            <w:t xml:space="preserve">   </w:t>
          </w:r>
        </w:p>
      </w:tc>
    </w:tr>
  </w:tbl>
  <w:p w14:paraId="7C74EA37" w14:textId="77777777" w:rsidR="00390AA3" w:rsidRDefault="00390AA3">
    <w:pPr>
      <w:pStyle w:val="Encabezad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FA2A22"/>
    <w:multiLevelType w:val="hybridMultilevel"/>
    <w:tmpl w:val="DB50133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D55C8"/>
    <w:multiLevelType w:val="hybridMultilevel"/>
    <w:tmpl w:val="889439BA"/>
    <w:lvl w:ilvl="0" w:tplc="D96CB8DC">
      <w:start w:val="2"/>
      <w:numFmt w:val="bullet"/>
      <w:lvlText w:val="-"/>
      <w:lvlJc w:val="left"/>
      <w:pPr>
        <w:ind w:left="1425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0961126C"/>
    <w:multiLevelType w:val="hybridMultilevel"/>
    <w:tmpl w:val="081438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E1195"/>
    <w:multiLevelType w:val="hybridMultilevel"/>
    <w:tmpl w:val="46E650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356C0"/>
    <w:multiLevelType w:val="hybridMultilevel"/>
    <w:tmpl w:val="A74828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22B83"/>
    <w:multiLevelType w:val="hybridMultilevel"/>
    <w:tmpl w:val="E4460D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B7508"/>
    <w:multiLevelType w:val="hybridMultilevel"/>
    <w:tmpl w:val="603C694A"/>
    <w:lvl w:ilvl="0" w:tplc="340A0019">
      <w:start w:val="1"/>
      <w:numFmt w:val="lowerLetter"/>
      <w:lvlText w:val="%1."/>
      <w:lvlJc w:val="left"/>
      <w:pPr>
        <w:ind w:left="106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6" w:hanging="360"/>
      </w:pPr>
    </w:lvl>
    <w:lvl w:ilvl="2" w:tplc="340A001B" w:tentative="1">
      <w:start w:val="1"/>
      <w:numFmt w:val="lowerRoman"/>
      <w:lvlText w:val="%3."/>
      <w:lvlJc w:val="right"/>
      <w:pPr>
        <w:ind w:left="2506" w:hanging="180"/>
      </w:pPr>
    </w:lvl>
    <w:lvl w:ilvl="3" w:tplc="340A000F" w:tentative="1">
      <w:start w:val="1"/>
      <w:numFmt w:val="decimal"/>
      <w:lvlText w:val="%4."/>
      <w:lvlJc w:val="left"/>
      <w:pPr>
        <w:ind w:left="3226" w:hanging="360"/>
      </w:pPr>
    </w:lvl>
    <w:lvl w:ilvl="4" w:tplc="340A0019" w:tentative="1">
      <w:start w:val="1"/>
      <w:numFmt w:val="lowerLetter"/>
      <w:lvlText w:val="%5."/>
      <w:lvlJc w:val="left"/>
      <w:pPr>
        <w:ind w:left="3946" w:hanging="360"/>
      </w:pPr>
    </w:lvl>
    <w:lvl w:ilvl="5" w:tplc="340A001B" w:tentative="1">
      <w:start w:val="1"/>
      <w:numFmt w:val="lowerRoman"/>
      <w:lvlText w:val="%6."/>
      <w:lvlJc w:val="right"/>
      <w:pPr>
        <w:ind w:left="4666" w:hanging="180"/>
      </w:pPr>
    </w:lvl>
    <w:lvl w:ilvl="6" w:tplc="340A000F" w:tentative="1">
      <w:start w:val="1"/>
      <w:numFmt w:val="decimal"/>
      <w:lvlText w:val="%7."/>
      <w:lvlJc w:val="left"/>
      <w:pPr>
        <w:ind w:left="5386" w:hanging="360"/>
      </w:pPr>
    </w:lvl>
    <w:lvl w:ilvl="7" w:tplc="340A0019" w:tentative="1">
      <w:start w:val="1"/>
      <w:numFmt w:val="lowerLetter"/>
      <w:lvlText w:val="%8."/>
      <w:lvlJc w:val="left"/>
      <w:pPr>
        <w:ind w:left="6106" w:hanging="360"/>
      </w:pPr>
    </w:lvl>
    <w:lvl w:ilvl="8" w:tplc="340A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8" w15:restartNumberingAfterBreak="0">
    <w:nsid w:val="22666E14"/>
    <w:multiLevelType w:val="hybridMultilevel"/>
    <w:tmpl w:val="998285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B4CB3"/>
    <w:multiLevelType w:val="hybridMultilevel"/>
    <w:tmpl w:val="81369D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433FE"/>
    <w:multiLevelType w:val="multilevel"/>
    <w:tmpl w:val="5E042C04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ajorEastAsia" w:hAnsiTheme="minorHAnsi" w:cstheme="majorBidi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74478D1"/>
    <w:multiLevelType w:val="hybridMultilevel"/>
    <w:tmpl w:val="5C440E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AA1FC3"/>
    <w:multiLevelType w:val="multilevel"/>
    <w:tmpl w:val="9F04FACC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ajorEastAsia" w:hAnsiTheme="minorHAnsi" w:cstheme="majorBidi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8E23FF9"/>
    <w:multiLevelType w:val="hybridMultilevel"/>
    <w:tmpl w:val="009CA1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8E6ACA"/>
    <w:multiLevelType w:val="hybridMultilevel"/>
    <w:tmpl w:val="4CA4836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5D57E4"/>
    <w:multiLevelType w:val="hybridMultilevel"/>
    <w:tmpl w:val="5A28133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B13EC8"/>
    <w:multiLevelType w:val="hybridMultilevel"/>
    <w:tmpl w:val="E0E8A6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3938D7"/>
    <w:multiLevelType w:val="hybridMultilevel"/>
    <w:tmpl w:val="B06E090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2214C6"/>
    <w:multiLevelType w:val="hybridMultilevel"/>
    <w:tmpl w:val="360250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AC66AE"/>
    <w:multiLevelType w:val="multilevel"/>
    <w:tmpl w:val="D230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5D4955"/>
    <w:multiLevelType w:val="hybridMultilevel"/>
    <w:tmpl w:val="1D9098C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7E3FCF"/>
    <w:multiLevelType w:val="hybridMultilevel"/>
    <w:tmpl w:val="53E01E0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6F6246"/>
    <w:multiLevelType w:val="hybridMultilevel"/>
    <w:tmpl w:val="BF6066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5717F8"/>
    <w:multiLevelType w:val="hybridMultilevel"/>
    <w:tmpl w:val="6A9409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E837F7"/>
    <w:multiLevelType w:val="hybridMultilevel"/>
    <w:tmpl w:val="967207F8"/>
    <w:lvl w:ilvl="0" w:tplc="340A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353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1F797D"/>
    <w:multiLevelType w:val="hybridMultilevel"/>
    <w:tmpl w:val="0AEC44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F853F4"/>
    <w:multiLevelType w:val="hybridMultilevel"/>
    <w:tmpl w:val="A5B2183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F77EDB"/>
    <w:multiLevelType w:val="hybridMultilevel"/>
    <w:tmpl w:val="8F00577E"/>
    <w:lvl w:ilvl="0" w:tplc="25FC7B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1654616">
    <w:abstractNumId w:val="0"/>
  </w:num>
  <w:num w:numId="2" w16cid:durableId="1823111940">
    <w:abstractNumId w:val="12"/>
  </w:num>
  <w:num w:numId="3" w16cid:durableId="502206763">
    <w:abstractNumId w:val="24"/>
  </w:num>
  <w:num w:numId="4" w16cid:durableId="2070153002">
    <w:abstractNumId w:val="27"/>
  </w:num>
  <w:num w:numId="5" w16cid:durableId="1332297511">
    <w:abstractNumId w:val="16"/>
  </w:num>
  <w:num w:numId="6" w16cid:durableId="1701474280">
    <w:abstractNumId w:val="20"/>
  </w:num>
  <w:num w:numId="7" w16cid:durableId="1793477667">
    <w:abstractNumId w:val="7"/>
  </w:num>
  <w:num w:numId="8" w16cid:durableId="403648647">
    <w:abstractNumId w:val="2"/>
  </w:num>
  <w:num w:numId="9" w16cid:durableId="1208838983">
    <w:abstractNumId w:val="10"/>
  </w:num>
  <w:num w:numId="10" w16cid:durableId="339938884">
    <w:abstractNumId w:val="1"/>
  </w:num>
  <w:num w:numId="11" w16cid:durableId="1998919802">
    <w:abstractNumId w:val="15"/>
  </w:num>
  <w:num w:numId="12" w16cid:durableId="195657504">
    <w:abstractNumId w:val="26"/>
  </w:num>
  <w:num w:numId="13" w16cid:durableId="512843994">
    <w:abstractNumId w:val="14"/>
  </w:num>
  <w:num w:numId="14" w16cid:durableId="955792186">
    <w:abstractNumId w:val="17"/>
  </w:num>
  <w:num w:numId="15" w16cid:durableId="170146825">
    <w:abstractNumId w:val="23"/>
  </w:num>
  <w:num w:numId="16" w16cid:durableId="1988511240">
    <w:abstractNumId w:val="18"/>
  </w:num>
  <w:num w:numId="17" w16cid:durableId="53479519">
    <w:abstractNumId w:val="21"/>
  </w:num>
  <w:num w:numId="18" w16cid:durableId="1988898984">
    <w:abstractNumId w:val="19"/>
  </w:num>
  <w:num w:numId="19" w16cid:durableId="843251764">
    <w:abstractNumId w:val="4"/>
  </w:num>
  <w:num w:numId="20" w16cid:durableId="738670462">
    <w:abstractNumId w:val="5"/>
  </w:num>
  <w:num w:numId="21" w16cid:durableId="88548513">
    <w:abstractNumId w:val="22"/>
  </w:num>
  <w:num w:numId="22" w16cid:durableId="620384359">
    <w:abstractNumId w:val="11"/>
  </w:num>
  <w:num w:numId="23" w16cid:durableId="2069764884">
    <w:abstractNumId w:val="6"/>
  </w:num>
  <w:num w:numId="24" w16cid:durableId="168299980">
    <w:abstractNumId w:val="25"/>
  </w:num>
  <w:num w:numId="25" w16cid:durableId="21060614">
    <w:abstractNumId w:val="3"/>
  </w:num>
  <w:num w:numId="26" w16cid:durableId="1561205875">
    <w:abstractNumId w:val="9"/>
  </w:num>
  <w:num w:numId="27" w16cid:durableId="1135683978">
    <w:abstractNumId w:val="13"/>
  </w:num>
  <w:num w:numId="28" w16cid:durableId="911811773">
    <w:abstractNumId w:val="8"/>
  </w:num>
  <w:num w:numId="29" w16cid:durableId="647244368">
    <w:abstractNumId w:val="0"/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no Acuña">
    <w15:presenceInfo w15:providerId="Windows Live" w15:userId="38bcc4f973bd669e"/>
  </w15:person>
  <w15:person w15:author="Practico IDI 2">
    <w15:presenceInfo w15:providerId="AD" w15:userId="S-1-5-21-1957994488-1897051121-725345543-266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v:stroke endarrow="block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320"/>
    <w:rsid w:val="00000260"/>
    <w:rsid w:val="0000109B"/>
    <w:rsid w:val="0000155F"/>
    <w:rsid w:val="00002BC4"/>
    <w:rsid w:val="000068EA"/>
    <w:rsid w:val="00015CAD"/>
    <w:rsid w:val="00016B45"/>
    <w:rsid w:val="0001733A"/>
    <w:rsid w:val="00017AE6"/>
    <w:rsid w:val="0002019D"/>
    <w:rsid w:val="000206A9"/>
    <w:rsid w:val="0002135B"/>
    <w:rsid w:val="00021604"/>
    <w:rsid w:val="000218EE"/>
    <w:rsid w:val="00021FDE"/>
    <w:rsid w:val="0002269F"/>
    <w:rsid w:val="00022C64"/>
    <w:rsid w:val="000231EE"/>
    <w:rsid w:val="00024046"/>
    <w:rsid w:val="000247C9"/>
    <w:rsid w:val="000248D8"/>
    <w:rsid w:val="00024C90"/>
    <w:rsid w:val="000250AB"/>
    <w:rsid w:val="000276F8"/>
    <w:rsid w:val="00027EAE"/>
    <w:rsid w:val="00030281"/>
    <w:rsid w:val="0003050C"/>
    <w:rsid w:val="0003201A"/>
    <w:rsid w:val="00032E38"/>
    <w:rsid w:val="000333E6"/>
    <w:rsid w:val="00033B06"/>
    <w:rsid w:val="000366BA"/>
    <w:rsid w:val="00037A7D"/>
    <w:rsid w:val="00043074"/>
    <w:rsid w:val="0004355E"/>
    <w:rsid w:val="00043FC1"/>
    <w:rsid w:val="0004531F"/>
    <w:rsid w:val="00046437"/>
    <w:rsid w:val="000472EA"/>
    <w:rsid w:val="00047635"/>
    <w:rsid w:val="00047820"/>
    <w:rsid w:val="00047A97"/>
    <w:rsid w:val="000500A1"/>
    <w:rsid w:val="0005324B"/>
    <w:rsid w:val="00055BB1"/>
    <w:rsid w:val="00056407"/>
    <w:rsid w:val="00057CCD"/>
    <w:rsid w:val="00060687"/>
    <w:rsid w:val="00060A86"/>
    <w:rsid w:val="00060C9B"/>
    <w:rsid w:val="000611B5"/>
    <w:rsid w:val="000636E6"/>
    <w:rsid w:val="0006380F"/>
    <w:rsid w:val="00064F4C"/>
    <w:rsid w:val="00065230"/>
    <w:rsid w:val="0006571B"/>
    <w:rsid w:val="00065D9E"/>
    <w:rsid w:val="00066103"/>
    <w:rsid w:val="0006749E"/>
    <w:rsid w:val="00067EE4"/>
    <w:rsid w:val="0007120F"/>
    <w:rsid w:val="00071F0B"/>
    <w:rsid w:val="00071F47"/>
    <w:rsid w:val="000724B8"/>
    <w:rsid w:val="0007296F"/>
    <w:rsid w:val="000758BA"/>
    <w:rsid w:val="00075C49"/>
    <w:rsid w:val="00075F89"/>
    <w:rsid w:val="00076874"/>
    <w:rsid w:val="000774D8"/>
    <w:rsid w:val="00077BB8"/>
    <w:rsid w:val="00081CDB"/>
    <w:rsid w:val="00082036"/>
    <w:rsid w:val="00082991"/>
    <w:rsid w:val="0008320C"/>
    <w:rsid w:val="0008446D"/>
    <w:rsid w:val="00084DBA"/>
    <w:rsid w:val="0008544C"/>
    <w:rsid w:val="00085FCC"/>
    <w:rsid w:val="00086D43"/>
    <w:rsid w:val="00087D55"/>
    <w:rsid w:val="00090729"/>
    <w:rsid w:val="00090B7E"/>
    <w:rsid w:val="00093F49"/>
    <w:rsid w:val="000945C8"/>
    <w:rsid w:val="00095C5A"/>
    <w:rsid w:val="00095EFF"/>
    <w:rsid w:val="00097251"/>
    <w:rsid w:val="00097282"/>
    <w:rsid w:val="000A105B"/>
    <w:rsid w:val="000A11F4"/>
    <w:rsid w:val="000A1FBA"/>
    <w:rsid w:val="000A2A00"/>
    <w:rsid w:val="000A2ACE"/>
    <w:rsid w:val="000A3D5B"/>
    <w:rsid w:val="000A4619"/>
    <w:rsid w:val="000A4A57"/>
    <w:rsid w:val="000A670D"/>
    <w:rsid w:val="000A6DC3"/>
    <w:rsid w:val="000A792E"/>
    <w:rsid w:val="000B0BE8"/>
    <w:rsid w:val="000B2043"/>
    <w:rsid w:val="000B26A3"/>
    <w:rsid w:val="000B2B8B"/>
    <w:rsid w:val="000B44BF"/>
    <w:rsid w:val="000B5998"/>
    <w:rsid w:val="000B5AB2"/>
    <w:rsid w:val="000C11B9"/>
    <w:rsid w:val="000C14FB"/>
    <w:rsid w:val="000C214D"/>
    <w:rsid w:val="000C2845"/>
    <w:rsid w:val="000C2ACE"/>
    <w:rsid w:val="000C377C"/>
    <w:rsid w:val="000C4E48"/>
    <w:rsid w:val="000C5765"/>
    <w:rsid w:val="000C58C3"/>
    <w:rsid w:val="000C7427"/>
    <w:rsid w:val="000C7785"/>
    <w:rsid w:val="000D00C7"/>
    <w:rsid w:val="000D1650"/>
    <w:rsid w:val="000D1705"/>
    <w:rsid w:val="000D45FB"/>
    <w:rsid w:val="000D4CE3"/>
    <w:rsid w:val="000D622C"/>
    <w:rsid w:val="000D7EF6"/>
    <w:rsid w:val="000E02B0"/>
    <w:rsid w:val="000E11C4"/>
    <w:rsid w:val="000E41CF"/>
    <w:rsid w:val="000E52CB"/>
    <w:rsid w:val="000E78E0"/>
    <w:rsid w:val="000F16E1"/>
    <w:rsid w:val="000F31FD"/>
    <w:rsid w:val="000F4B35"/>
    <w:rsid w:val="000F56D6"/>
    <w:rsid w:val="000F614F"/>
    <w:rsid w:val="000F62B8"/>
    <w:rsid w:val="000F64B8"/>
    <w:rsid w:val="000F777F"/>
    <w:rsid w:val="001003BF"/>
    <w:rsid w:val="001006F3"/>
    <w:rsid w:val="00101057"/>
    <w:rsid w:val="0010132C"/>
    <w:rsid w:val="00101E07"/>
    <w:rsid w:val="00101FD9"/>
    <w:rsid w:val="00102CC4"/>
    <w:rsid w:val="00102CD8"/>
    <w:rsid w:val="001034E8"/>
    <w:rsid w:val="001067F8"/>
    <w:rsid w:val="00106EB9"/>
    <w:rsid w:val="00106EBF"/>
    <w:rsid w:val="00110174"/>
    <w:rsid w:val="00110B18"/>
    <w:rsid w:val="001114EA"/>
    <w:rsid w:val="00114394"/>
    <w:rsid w:val="00114BBD"/>
    <w:rsid w:val="0011574D"/>
    <w:rsid w:val="00117BDE"/>
    <w:rsid w:val="00120608"/>
    <w:rsid w:val="00121046"/>
    <w:rsid w:val="00123171"/>
    <w:rsid w:val="0012353F"/>
    <w:rsid w:val="00124829"/>
    <w:rsid w:val="00124F3B"/>
    <w:rsid w:val="0012557D"/>
    <w:rsid w:val="0012616F"/>
    <w:rsid w:val="001276A8"/>
    <w:rsid w:val="00127B5E"/>
    <w:rsid w:val="00130813"/>
    <w:rsid w:val="0013102B"/>
    <w:rsid w:val="0013218C"/>
    <w:rsid w:val="001323A3"/>
    <w:rsid w:val="00132764"/>
    <w:rsid w:val="00133C5A"/>
    <w:rsid w:val="001341E7"/>
    <w:rsid w:val="00135192"/>
    <w:rsid w:val="00136092"/>
    <w:rsid w:val="00136406"/>
    <w:rsid w:val="00141803"/>
    <w:rsid w:val="00143944"/>
    <w:rsid w:val="00143EB5"/>
    <w:rsid w:val="00146490"/>
    <w:rsid w:val="0014663B"/>
    <w:rsid w:val="00146BBA"/>
    <w:rsid w:val="00154296"/>
    <w:rsid w:val="00155DA0"/>
    <w:rsid w:val="00155FAF"/>
    <w:rsid w:val="0015675F"/>
    <w:rsid w:val="00156C06"/>
    <w:rsid w:val="00156DB6"/>
    <w:rsid w:val="0016073D"/>
    <w:rsid w:val="001609FE"/>
    <w:rsid w:val="00161598"/>
    <w:rsid w:val="001619D3"/>
    <w:rsid w:val="00163A8F"/>
    <w:rsid w:val="00163F25"/>
    <w:rsid w:val="00164541"/>
    <w:rsid w:val="0016537F"/>
    <w:rsid w:val="001656D1"/>
    <w:rsid w:val="00165FD1"/>
    <w:rsid w:val="0016627A"/>
    <w:rsid w:val="00166B52"/>
    <w:rsid w:val="00166F37"/>
    <w:rsid w:val="001670C8"/>
    <w:rsid w:val="00170503"/>
    <w:rsid w:val="00171179"/>
    <w:rsid w:val="0017656D"/>
    <w:rsid w:val="001769B3"/>
    <w:rsid w:val="00176D51"/>
    <w:rsid w:val="001776FE"/>
    <w:rsid w:val="00177B9D"/>
    <w:rsid w:val="001806AE"/>
    <w:rsid w:val="001809E6"/>
    <w:rsid w:val="00180E67"/>
    <w:rsid w:val="00181E73"/>
    <w:rsid w:val="00181EA4"/>
    <w:rsid w:val="00181F47"/>
    <w:rsid w:val="0018245A"/>
    <w:rsid w:val="00185351"/>
    <w:rsid w:val="00185E2B"/>
    <w:rsid w:val="00186B56"/>
    <w:rsid w:val="001922F6"/>
    <w:rsid w:val="0019251C"/>
    <w:rsid w:val="00192874"/>
    <w:rsid w:val="001931C4"/>
    <w:rsid w:val="00193217"/>
    <w:rsid w:val="0019369F"/>
    <w:rsid w:val="00194357"/>
    <w:rsid w:val="001946BC"/>
    <w:rsid w:val="001A0424"/>
    <w:rsid w:val="001A0F25"/>
    <w:rsid w:val="001A5F64"/>
    <w:rsid w:val="001A6726"/>
    <w:rsid w:val="001A6AAE"/>
    <w:rsid w:val="001A6C04"/>
    <w:rsid w:val="001A7A84"/>
    <w:rsid w:val="001B0A49"/>
    <w:rsid w:val="001B0D2E"/>
    <w:rsid w:val="001B1AB9"/>
    <w:rsid w:val="001B3B22"/>
    <w:rsid w:val="001B4E56"/>
    <w:rsid w:val="001B5179"/>
    <w:rsid w:val="001B59EE"/>
    <w:rsid w:val="001B5ADD"/>
    <w:rsid w:val="001B7EBC"/>
    <w:rsid w:val="001C19D4"/>
    <w:rsid w:val="001C2215"/>
    <w:rsid w:val="001C28A7"/>
    <w:rsid w:val="001C2E17"/>
    <w:rsid w:val="001C395B"/>
    <w:rsid w:val="001C3B0F"/>
    <w:rsid w:val="001C4086"/>
    <w:rsid w:val="001C441C"/>
    <w:rsid w:val="001C561F"/>
    <w:rsid w:val="001C5D0B"/>
    <w:rsid w:val="001C6D09"/>
    <w:rsid w:val="001C7975"/>
    <w:rsid w:val="001C7FF7"/>
    <w:rsid w:val="001D0671"/>
    <w:rsid w:val="001D20DC"/>
    <w:rsid w:val="001D23EC"/>
    <w:rsid w:val="001D4263"/>
    <w:rsid w:val="001D4911"/>
    <w:rsid w:val="001D5E32"/>
    <w:rsid w:val="001D6DE8"/>
    <w:rsid w:val="001D7430"/>
    <w:rsid w:val="001D7C5F"/>
    <w:rsid w:val="001E083C"/>
    <w:rsid w:val="001E0F98"/>
    <w:rsid w:val="001E1326"/>
    <w:rsid w:val="001E52CC"/>
    <w:rsid w:val="001E63D6"/>
    <w:rsid w:val="001E7F20"/>
    <w:rsid w:val="001F21F3"/>
    <w:rsid w:val="001F2429"/>
    <w:rsid w:val="001F4365"/>
    <w:rsid w:val="001F4F4C"/>
    <w:rsid w:val="001F595C"/>
    <w:rsid w:val="001F7085"/>
    <w:rsid w:val="001F717A"/>
    <w:rsid w:val="001F728E"/>
    <w:rsid w:val="001F72E0"/>
    <w:rsid w:val="001F7308"/>
    <w:rsid w:val="001F79F8"/>
    <w:rsid w:val="00200E97"/>
    <w:rsid w:val="00203707"/>
    <w:rsid w:val="00205FC6"/>
    <w:rsid w:val="00206C07"/>
    <w:rsid w:val="00207BC2"/>
    <w:rsid w:val="00211558"/>
    <w:rsid w:val="00211D29"/>
    <w:rsid w:val="00212D9F"/>
    <w:rsid w:val="00213824"/>
    <w:rsid w:val="0021389C"/>
    <w:rsid w:val="00213EA6"/>
    <w:rsid w:val="00214A70"/>
    <w:rsid w:val="00216F5D"/>
    <w:rsid w:val="00217829"/>
    <w:rsid w:val="00217D5B"/>
    <w:rsid w:val="00220495"/>
    <w:rsid w:val="002205F2"/>
    <w:rsid w:val="002206D8"/>
    <w:rsid w:val="002209C8"/>
    <w:rsid w:val="00221BB2"/>
    <w:rsid w:val="00222423"/>
    <w:rsid w:val="00225041"/>
    <w:rsid w:val="00226323"/>
    <w:rsid w:val="002275FB"/>
    <w:rsid w:val="00230D29"/>
    <w:rsid w:val="00231F9E"/>
    <w:rsid w:val="00232F4F"/>
    <w:rsid w:val="00233908"/>
    <w:rsid w:val="00233EE5"/>
    <w:rsid w:val="00234A0C"/>
    <w:rsid w:val="00234B87"/>
    <w:rsid w:val="00234C89"/>
    <w:rsid w:val="00235F17"/>
    <w:rsid w:val="0023724A"/>
    <w:rsid w:val="00241304"/>
    <w:rsid w:val="00242269"/>
    <w:rsid w:val="00242D57"/>
    <w:rsid w:val="00242E2E"/>
    <w:rsid w:val="00242EC5"/>
    <w:rsid w:val="00245773"/>
    <w:rsid w:val="002464B4"/>
    <w:rsid w:val="00246DE5"/>
    <w:rsid w:val="002508F3"/>
    <w:rsid w:val="00250D43"/>
    <w:rsid w:val="002512A6"/>
    <w:rsid w:val="00251ADA"/>
    <w:rsid w:val="00253CCE"/>
    <w:rsid w:val="002543E7"/>
    <w:rsid w:val="002556E8"/>
    <w:rsid w:val="0025592C"/>
    <w:rsid w:val="002569E9"/>
    <w:rsid w:val="002615D1"/>
    <w:rsid w:val="00261614"/>
    <w:rsid w:val="00262F4F"/>
    <w:rsid w:val="00262F54"/>
    <w:rsid w:val="002630A7"/>
    <w:rsid w:val="00263198"/>
    <w:rsid w:val="00263D79"/>
    <w:rsid w:val="002654C1"/>
    <w:rsid w:val="00266A2F"/>
    <w:rsid w:val="00266E9A"/>
    <w:rsid w:val="002750D6"/>
    <w:rsid w:val="002778F7"/>
    <w:rsid w:val="002811A6"/>
    <w:rsid w:val="00282C81"/>
    <w:rsid w:val="00282EDA"/>
    <w:rsid w:val="00283135"/>
    <w:rsid w:val="00283704"/>
    <w:rsid w:val="00284BEA"/>
    <w:rsid w:val="00286CAB"/>
    <w:rsid w:val="00290366"/>
    <w:rsid w:val="002908A6"/>
    <w:rsid w:val="00291D08"/>
    <w:rsid w:val="00293D34"/>
    <w:rsid w:val="00293EA1"/>
    <w:rsid w:val="002940C9"/>
    <w:rsid w:val="00294F62"/>
    <w:rsid w:val="00295285"/>
    <w:rsid w:val="00295399"/>
    <w:rsid w:val="002A15D1"/>
    <w:rsid w:val="002A3FFF"/>
    <w:rsid w:val="002A48ED"/>
    <w:rsid w:val="002A4F1A"/>
    <w:rsid w:val="002A4F2F"/>
    <w:rsid w:val="002A5070"/>
    <w:rsid w:val="002A56B2"/>
    <w:rsid w:val="002A6BD9"/>
    <w:rsid w:val="002A6E50"/>
    <w:rsid w:val="002A710B"/>
    <w:rsid w:val="002A7572"/>
    <w:rsid w:val="002B030D"/>
    <w:rsid w:val="002B0577"/>
    <w:rsid w:val="002B0A27"/>
    <w:rsid w:val="002B0FB3"/>
    <w:rsid w:val="002B13C0"/>
    <w:rsid w:val="002B1977"/>
    <w:rsid w:val="002B2C23"/>
    <w:rsid w:val="002B3046"/>
    <w:rsid w:val="002B3359"/>
    <w:rsid w:val="002B3E16"/>
    <w:rsid w:val="002B46C0"/>
    <w:rsid w:val="002B519D"/>
    <w:rsid w:val="002B6CDF"/>
    <w:rsid w:val="002B6CFB"/>
    <w:rsid w:val="002B6D4A"/>
    <w:rsid w:val="002B79D3"/>
    <w:rsid w:val="002B7B33"/>
    <w:rsid w:val="002C0528"/>
    <w:rsid w:val="002C0980"/>
    <w:rsid w:val="002C1727"/>
    <w:rsid w:val="002C215B"/>
    <w:rsid w:val="002C3232"/>
    <w:rsid w:val="002C4D85"/>
    <w:rsid w:val="002C7C70"/>
    <w:rsid w:val="002D00B6"/>
    <w:rsid w:val="002D0374"/>
    <w:rsid w:val="002D0910"/>
    <w:rsid w:val="002D1845"/>
    <w:rsid w:val="002D1C77"/>
    <w:rsid w:val="002D2134"/>
    <w:rsid w:val="002D39BF"/>
    <w:rsid w:val="002D582D"/>
    <w:rsid w:val="002D62F4"/>
    <w:rsid w:val="002D695B"/>
    <w:rsid w:val="002D7124"/>
    <w:rsid w:val="002D7D6A"/>
    <w:rsid w:val="002E0A2C"/>
    <w:rsid w:val="002E1E2F"/>
    <w:rsid w:val="002E230D"/>
    <w:rsid w:val="002E39E8"/>
    <w:rsid w:val="002E3F07"/>
    <w:rsid w:val="002E3F6D"/>
    <w:rsid w:val="002E5661"/>
    <w:rsid w:val="002E62FF"/>
    <w:rsid w:val="002E6CA8"/>
    <w:rsid w:val="002E7C10"/>
    <w:rsid w:val="002F080E"/>
    <w:rsid w:val="002F1024"/>
    <w:rsid w:val="002F11A0"/>
    <w:rsid w:val="002F19CE"/>
    <w:rsid w:val="002F22EE"/>
    <w:rsid w:val="002F2942"/>
    <w:rsid w:val="002F2DB9"/>
    <w:rsid w:val="002F578E"/>
    <w:rsid w:val="002F5A7A"/>
    <w:rsid w:val="002F6E3A"/>
    <w:rsid w:val="002F7D59"/>
    <w:rsid w:val="003004D7"/>
    <w:rsid w:val="00300785"/>
    <w:rsid w:val="00303555"/>
    <w:rsid w:val="00303DCD"/>
    <w:rsid w:val="00305146"/>
    <w:rsid w:val="00305257"/>
    <w:rsid w:val="0031103D"/>
    <w:rsid w:val="003115DC"/>
    <w:rsid w:val="00312A0D"/>
    <w:rsid w:val="00312C32"/>
    <w:rsid w:val="00313C47"/>
    <w:rsid w:val="00313CD1"/>
    <w:rsid w:val="00313EC7"/>
    <w:rsid w:val="00315C36"/>
    <w:rsid w:val="00315E82"/>
    <w:rsid w:val="00316B93"/>
    <w:rsid w:val="00317F2F"/>
    <w:rsid w:val="003202A2"/>
    <w:rsid w:val="003204DF"/>
    <w:rsid w:val="003205A1"/>
    <w:rsid w:val="0032170B"/>
    <w:rsid w:val="00322031"/>
    <w:rsid w:val="00322B9B"/>
    <w:rsid w:val="00323208"/>
    <w:rsid w:val="0032377C"/>
    <w:rsid w:val="00323995"/>
    <w:rsid w:val="00324B1A"/>
    <w:rsid w:val="0032769D"/>
    <w:rsid w:val="00332696"/>
    <w:rsid w:val="0033296B"/>
    <w:rsid w:val="00333A1F"/>
    <w:rsid w:val="00333C28"/>
    <w:rsid w:val="00333D58"/>
    <w:rsid w:val="003350B2"/>
    <w:rsid w:val="003351E9"/>
    <w:rsid w:val="00336BD0"/>
    <w:rsid w:val="00336DBD"/>
    <w:rsid w:val="00337A60"/>
    <w:rsid w:val="003400E8"/>
    <w:rsid w:val="0034080B"/>
    <w:rsid w:val="00341D15"/>
    <w:rsid w:val="003426C2"/>
    <w:rsid w:val="00343062"/>
    <w:rsid w:val="00343668"/>
    <w:rsid w:val="00343731"/>
    <w:rsid w:val="00343D2A"/>
    <w:rsid w:val="00345D40"/>
    <w:rsid w:val="00347341"/>
    <w:rsid w:val="00350021"/>
    <w:rsid w:val="003505AE"/>
    <w:rsid w:val="0035063D"/>
    <w:rsid w:val="00350D62"/>
    <w:rsid w:val="00351C9A"/>
    <w:rsid w:val="0035444D"/>
    <w:rsid w:val="0035521A"/>
    <w:rsid w:val="003557D1"/>
    <w:rsid w:val="00356A87"/>
    <w:rsid w:val="00356C7E"/>
    <w:rsid w:val="00356CC8"/>
    <w:rsid w:val="00362ED1"/>
    <w:rsid w:val="00363B7D"/>
    <w:rsid w:val="00364D78"/>
    <w:rsid w:val="003663B0"/>
    <w:rsid w:val="003665E7"/>
    <w:rsid w:val="00366BFE"/>
    <w:rsid w:val="003711A6"/>
    <w:rsid w:val="00371BDB"/>
    <w:rsid w:val="0037262A"/>
    <w:rsid w:val="00373EA1"/>
    <w:rsid w:val="00374892"/>
    <w:rsid w:val="00374E80"/>
    <w:rsid w:val="00380CCF"/>
    <w:rsid w:val="00380E7C"/>
    <w:rsid w:val="00383110"/>
    <w:rsid w:val="00383810"/>
    <w:rsid w:val="00383E18"/>
    <w:rsid w:val="00385180"/>
    <w:rsid w:val="003862EF"/>
    <w:rsid w:val="0038671A"/>
    <w:rsid w:val="00387526"/>
    <w:rsid w:val="003877DC"/>
    <w:rsid w:val="003904B6"/>
    <w:rsid w:val="00390AA3"/>
    <w:rsid w:val="00391340"/>
    <w:rsid w:val="003913C8"/>
    <w:rsid w:val="00392827"/>
    <w:rsid w:val="00392ABC"/>
    <w:rsid w:val="003941A5"/>
    <w:rsid w:val="0039475D"/>
    <w:rsid w:val="0039498B"/>
    <w:rsid w:val="00395071"/>
    <w:rsid w:val="00396CCB"/>
    <w:rsid w:val="003979F3"/>
    <w:rsid w:val="00397FB7"/>
    <w:rsid w:val="003A07E0"/>
    <w:rsid w:val="003A0948"/>
    <w:rsid w:val="003A0DDC"/>
    <w:rsid w:val="003A1A48"/>
    <w:rsid w:val="003A1ACC"/>
    <w:rsid w:val="003A2381"/>
    <w:rsid w:val="003A275B"/>
    <w:rsid w:val="003A2908"/>
    <w:rsid w:val="003A2A48"/>
    <w:rsid w:val="003A4DF5"/>
    <w:rsid w:val="003A723C"/>
    <w:rsid w:val="003A7F19"/>
    <w:rsid w:val="003B3E0E"/>
    <w:rsid w:val="003B44CE"/>
    <w:rsid w:val="003B4CD6"/>
    <w:rsid w:val="003B50BE"/>
    <w:rsid w:val="003B5EE9"/>
    <w:rsid w:val="003B608B"/>
    <w:rsid w:val="003B6312"/>
    <w:rsid w:val="003B7267"/>
    <w:rsid w:val="003B7618"/>
    <w:rsid w:val="003C25A7"/>
    <w:rsid w:val="003C2BE4"/>
    <w:rsid w:val="003C2C75"/>
    <w:rsid w:val="003C2D76"/>
    <w:rsid w:val="003C47E3"/>
    <w:rsid w:val="003C4A7A"/>
    <w:rsid w:val="003C5423"/>
    <w:rsid w:val="003C735E"/>
    <w:rsid w:val="003C78D5"/>
    <w:rsid w:val="003C79C4"/>
    <w:rsid w:val="003C7CB5"/>
    <w:rsid w:val="003D0F49"/>
    <w:rsid w:val="003D0FA0"/>
    <w:rsid w:val="003D2162"/>
    <w:rsid w:val="003D22B8"/>
    <w:rsid w:val="003D2A0A"/>
    <w:rsid w:val="003D2ECC"/>
    <w:rsid w:val="003D45D8"/>
    <w:rsid w:val="003D4B5B"/>
    <w:rsid w:val="003D5D57"/>
    <w:rsid w:val="003D6FE6"/>
    <w:rsid w:val="003D71D3"/>
    <w:rsid w:val="003D78D4"/>
    <w:rsid w:val="003D7A92"/>
    <w:rsid w:val="003E0579"/>
    <w:rsid w:val="003E2ABD"/>
    <w:rsid w:val="003E380C"/>
    <w:rsid w:val="003E45C6"/>
    <w:rsid w:val="003E487C"/>
    <w:rsid w:val="003F097B"/>
    <w:rsid w:val="003F12CB"/>
    <w:rsid w:val="003F208E"/>
    <w:rsid w:val="003F3944"/>
    <w:rsid w:val="003F4CCE"/>
    <w:rsid w:val="003F5E82"/>
    <w:rsid w:val="003F6131"/>
    <w:rsid w:val="003F7D9D"/>
    <w:rsid w:val="004006ED"/>
    <w:rsid w:val="00400708"/>
    <w:rsid w:val="00401BDF"/>
    <w:rsid w:val="0040591B"/>
    <w:rsid w:val="00405C64"/>
    <w:rsid w:val="00410172"/>
    <w:rsid w:val="00410FEB"/>
    <w:rsid w:val="004129FC"/>
    <w:rsid w:val="00412A7B"/>
    <w:rsid w:val="00414CA4"/>
    <w:rsid w:val="00414CD9"/>
    <w:rsid w:val="004151D7"/>
    <w:rsid w:val="004153AE"/>
    <w:rsid w:val="0041616A"/>
    <w:rsid w:val="00416799"/>
    <w:rsid w:val="00416B13"/>
    <w:rsid w:val="00416C62"/>
    <w:rsid w:val="004201A5"/>
    <w:rsid w:val="0042024D"/>
    <w:rsid w:val="00420E13"/>
    <w:rsid w:val="004212F8"/>
    <w:rsid w:val="00424C1B"/>
    <w:rsid w:val="00424CD0"/>
    <w:rsid w:val="004256F4"/>
    <w:rsid w:val="004262D5"/>
    <w:rsid w:val="004300AA"/>
    <w:rsid w:val="004310C2"/>
    <w:rsid w:val="00432234"/>
    <w:rsid w:val="00433852"/>
    <w:rsid w:val="00435B5D"/>
    <w:rsid w:val="004374E6"/>
    <w:rsid w:val="00441B2E"/>
    <w:rsid w:val="0044311B"/>
    <w:rsid w:val="00443A31"/>
    <w:rsid w:val="0044604B"/>
    <w:rsid w:val="00446B36"/>
    <w:rsid w:val="00447D24"/>
    <w:rsid w:val="00450EDA"/>
    <w:rsid w:val="004515BA"/>
    <w:rsid w:val="004534E4"/>
    <w:rsid w:val="00453500"/>
    <w:rsid w:val="00453E7A"/>
    <w:rsid w:val="00454EEA"/>
    <w:rsid w:val="004565F6"/>
    <w:rsid w:val="00456E8F"/>
    <w:rsid w:val="00460E9D"/>
    <w:rsid w:val="00461ECC"/>
    <w:rsid w:val="0046311A"/>
    <w:rsid w:val="004639BA"/>
    <w:rsid w:val="00463A99"/>
    <w:rsid w:val="004656B6"/>
    <w:rsid w:val="00466DF8"/>
    <w:rsid w:val="00467C96"/>
    <w:rsid w:val="00470239"/>
    <w:rsid w:val="00470D0A"/>
    <w:rsid w:val="00470D72"/>
    <w:rsid w:val="00470ED9"/>
    <w:rsid w:val="00473A4F"/>
    <w:rsid w:val="004746C0"/>
    <w:rsid w:val="00476DA9"/>
    <w:rsid w:val="00477813"/>
    <w:rsid w:val="004778BC"/>
    <w:rsid w:val="00477A02"/>
    <w:rsid w:val="00480654"/>
    <w:rsid w:val="00481369"/>
    <w:rsid w:val="004865BB"/>
    <w:rsid w:val="00487426"/>
    <w:rsid w:val="0048772D"/>
    <w:rsid w:val="00490B7B"/>
    <w:rsid w:val="00491213"/>
    <w:rsid w:val="00491348"/>
    <w:rsid w:val="004917C1"/>
    <w:rsid w:val="00492B88"/>
    <w:rsid w:val="00492BFA"/>
    <w:rsid w:val="004933C0"/>
    <w:rsid w:val="00493E13"/>
    <w:rsid w:val="0049422C"/>
    <w:rsid w:val="00495332"/>
    <w:rsid w:val="004954D3"/>
    <w:rsid w:val="004967B3"/>
    <w:rsid w:val="00496F4A"/>
    <w:rsid w:val="004975B9"/>
    <w:rsid w:val="00497DC2"/>
    <w:rsid w:val="004A07C0"/>
    <w:rsid w:val="004A08F0"/>
    <w:rsid w:val="004A267A"/>
    <w:rsid w:val="004A36BC"/>
    <w:rsid w:val="004A3FAA"/>
    <w:rsid w:val="004A4BA7"/>
    <w:rsid w:val="004A50F4"/>
    <w:rsid w:val="004A7097"/>
    <w:rsid w:val="004B051D"/>
    <w:rsid w:val="004B17ED"/>
    <w:rsid w:val="004B4428"/>
    <w:rsid w:val="004B75F4"/>
    <w:rsid w:val="004C11FC"/>
    <w:rsid w:val="004C12C3"/>
    <w:rsid w:val="004C1607"/>
    <w:rsid w:val="004C1D01"/>
    <w:rsid w:val="004C2986"/>
    <w:rsid w:val="004C31A9"/>
    <w:rsid w:val="004C3270"/>
    <w:rsid w:val="004C4606"/>
    <w:rsid w:val="004C4B01"/>
    <w:rsid w:val="004C4BF4"/>
    <w:rsid w:val="004C4EBD"/>
    <w:rsid w:val="004C7ADB"/>
    <w:rsid w:val="004D0FDA"/>
    <w:rsid w:val="004D13EC"/>
    <w:rsid w:val="004D15AF"/>
    <w:rsid w:val="004D271F"/>
    <w:rsid w:val="004D27C5"/>
    <w:rsid w:val="004D2B10"/>
    <w:rsid w:val="004D2B60"/>
    <w:rsid w:val="004D4E7C"/>
    <w:rsid w:val="004D5BC5"/>
    <w:rsid w:val="004D74FD"/>
    <w:rsid w:val="004E2908"/>
    <w:rsid w:val="004E2B60"/>
    <w:rsid w:val="004E2EAA"/>
    <w:rsid w:val="004E3148"/>
    <w:rsid w:val="004E330E"/>
    <w:rsid w:val="004E4F98"/>
    <w:rsid w:val="004E66B6"/>
    <w:rsid w:val="004E6B72"/>
    <w:rsid w:val="004E6FC5"/>
    <w:rsid w:val="004E70D5"/>
    <w:rsid w:val="004E7564"/>
    <w:rsid w:val="004F039A"/>
    <w:rsid w:val="004F1EC7"/>
    <w:rsid w:val="004F2171"/>
    <w:rsid w:val="004F2BF7"/>
    <w:rsid w:val="004F3A3A"/>
    <w:rsid w:val="004F3EA5"/>
    <w:rsid w:val="004F4BAC"/>
    <w:rsid w:val="004F5518"/>
    <w:rsid w:val="004F586F"/>
    <w:rsid w:val="004F5A91"/>
    <w:rsid w:val="00500D9D"/>
    <w:rsid w:val="0050134D"/>
    <w:rsid w:val="00502F5F"/>
    <w:rsid w:val="00504190"/>
    <w:rsid w:val="0050522A"/>
    <w:rsid w:val="005072C1"/>
    <w:rsid w:val="0051201E"/>
    <w:rsid w:val="00515892"/>
    <w:rsid w:val="00516B2D"/>
    <w:rsid w:val="00517081"/>
    <w:rsid w:val="00520ACD"/>
    <w:rsid w:val="00522D41"/>
    <w:rsid w:val="005248DC"/>
    <w:rsid w:val="00524CAE"/>
    <w:rsid w:val="0052651D"/>
    <w:rsid w:val="00526BA3"/>
    <w:rsid w:val="0052778C"/>
    <w:rsid w:val="00527CA4"/>
    <w:rsid w:val="00530496"/>
    <w:rsid w:val="00531196"/>
    <w:rsid w:val="00531D03"/>
    <w:rsid w:val="00531E1E"/>
    <w:rsid w:val="0053371A"/>
    <w:rsid w:val="00533D4A"/>
    <w:rsid w:val="00534A93"/>
    <w:rsid w:val="005350F5"/>
    <w:rsid w:val="00535404"/>
    <w:rsid w:val="00537337"/>
    <w:rsid w:val="005406EA"/>
    <w:rsid w:val="005412DF"/>
    <w:rsid w:val="00541570"/>
    <w:rsid w:val="00541CD4"/>
    <w:rsid w:val="00543082"/>
    <w:rsid w:val="00543C5D"/>
    <w:rsid w:val="0054502C"/>
    <w:rsid w:val="00546261"/>
    <w:rsid w:val="0054685F"/>
    <w:rsid w:val="00547888"/>
    <w:rsid w:val="00547B21"/>
    <w:rsid w:val="0055041E"/>
    <w:rsid w:val="005515AD"/>
    <w:rsid w:val="00554225"/>
    <w:rsid w:val="005551CA"/>
    <w:rsid w:val="00556EC4"/>
    <w:rsid w:val="00557F0E"/>
    <w:rsid w:val="00561667"/>
    <w:rsid w:val="00561C60"/>
    <w:rsid w:val="005621B4"/>
    <w:rsid w:val="00562715"/>
    <w:rsid w:val="00562FD4"/>
    <w:rsid w:val="005642F4"/>
    <w:rsid w:val="00564582"/>
    <w:rsid w:val="00564AA4"/>
    <w:rsid w:val="00565B29"/>
    <w:rsid w:val="00566DE3"/>
    <w:rsid w:val="00566F19"/>
    <w:rsid w:val="00570606"/>
    <w:rsid w:val="00570796"/>
    <w:rsid w:val="00570909"/>
    <w:rsid w:val="00571AA8"/>
    <w:rsid w:val="0057233A"/>
    <w:rsid w:val="00572995"/>
    <w:rsid w:val="00572997"/>
    <w:rsid w:val="00573FB7"/>
    <w:rsid w:val="00573FD3"/>
    <w:rsid w:val="00574184"/>
    <w:rsid w:val="005750EF"/>
    <w:rsid w:val="0057597C"/>
    <w:rsid w:val="0057684D"/>
    <w:rsid w:val="00577C8E"/>
    <w:rsid w:val="005807E3"/>
    <w:rsid w:val="00580C3E"/>
    <w:rsid w:val="00581778"/>
    <w:rsid w:val="005823F2"/>
    <w:rsid w:val="00582E12"/>
    <w:rsid w:val="0058362A"/>
    <w:rsid w:val="0058391C"/>
    <w:rsid w:val="00583C21"/>
    <w:rsid w:val="00586206"/>
    <w:rsid w:val="005867AF"/>
    <w:rsid w:val="00586BF1"/>
    <w:rsid w:val="005879EB"/>
    <w:rsid w:val="005906DC"/>
    <w:rsid w:val="005916FD"/>
    <w:rsid w:val="00591C7F"/>
    <w:rsid w:val="00591E02"/>
    <w:rsid w:val="00592620"/>
    <w:rsid w:val="005942DC"/>
    <w:rsid w:val="00595C2F"/>
    <w:rsid w:val="00595EE7"/>
    <w:rsid w:val="0059650F"/>
    <w:rsid w:val="0059654D"/>
    <w:rsid w:val="00596EEE"/>
    <w:rsid w:val="005975C5"/>
    <w:rsid w:val="005A0936"/>
    <w:rsid w:val="005A0988"/>
    <w:rsid w:val="005A1A0E"/>
    <w:rsid w:val="005A36FE"/>
    <w:rsid w:val="005A411A"/>
    <w:rsid w:val="005A428D"/>
    <w:rsid w:val="005A43BC"/>
    <w:rsid w:val="005A51F4"/>
    <w:rsid w:val="005A6A16"/>
    <w:rsid w:val="005A6D07"/>
    <w:rsid w:val="005A70C7"/>
    <w:rsid w:val="005A7816"/>
    <w:rsid w:val="005B0206"/>
    <w:rsid w:val="005B111A"/>
    <w:rsid w:val="005B5D40"/>
    <w:rsid w:val="005B6F8F"/>
    <w:rsid w:val="005C1840"/>
    <w:rsid w:val="005C188E"/>
    <w:rsid w:val="005C3532"/>
    <w:rsid w:val="005C36CE"/>
    <w:rsid w:val="005C5C03"/>
    <w:rsid w:val="005C6BD7"/>
    <w:rsid w:val="005C7634"/>
    <w:rsid w:val="005D027D"/>
    <w:rsid w:val="005D0C7A"/>
    <w:rsid w:val="005D20FB"/>
    <w:rsid w:val="005D3426"/>
    <w:rsid w:val="005D4863"/>
    <w:rsid w:val="005D5579"/>
    <w:rsid w:val="005E0C3B"/>
    <w:rsid w:val="005E17A5"/>
    <w:rsid w:val="005E210E"/>
    <w:rsid w:val="005E3B64"/>
    <w:rsid w:val="005E3E1A"/>
    <w:rsid w:val="005E3F62"/>
    <w:rsid w:val="005E6ACF"/>
    <w:rsid w:val="005E75D4"/>
    <w:rsid w:val="005E77DC"/>
    <w:rsid w:val="005F056C"/>
    <w:rsid w:val="005F0CCD"/>
    <w:rsid w:val="005F0E08"/>
    <w:rsid w:val="005F19C5"/>
    <w:rsid w:val="005F1C5E"/>
    <w:rsid w:val="005F255D"/>
    <w:rsid w:val="005F35A1"/>
    <w:rsid w:val="005F3DE6"/>
    <w:rsid w:val="005F4C5A"/>
    <w:rsid w:val="005F6B0A"/>
    <w:rsid w:val="005F7295"/>
    <w:rsid w:val="005F72B9"/>
    <w:rsid w:val="0060129E"/>
    <w:rsid w:val="006018B3"/>
    <w:rsid w:val="00602E55"/>
    <w:rsid w:val="00603C92"/>
    <w:rsid w:val="0060439E"/>
    <w:rsid w:val="00606142"/>
    <w:rsid w:val="00606D64"/>
    <w:rsid w:val="0061059F"/>
    <w:rsid w:val="00610BC1"/>
    <w:rsid w:val="00610D7F"/>
    <w:rsid w:val="00612B9F"/>
    <w:rsid w:val="00613187"/>
    <w:rsid w:val="0061331C"/>
    <w:rsid w:val="006137D3"/>
    <w:rsid w:val="0061487C"/>
    <w:rsid w:val="00614F0D"/>
    <w:rsid w:val="006151F3"/>
    <w:rsid w:val="00615310"/>
    <w:rsid w:val="00617DC4"/>
    <w:rsid w:val="006206C9"/>
    <w:rsid w:val="00622E43"/>
    <w:rsid w:val="00623A7D"/>
    <w:rsid w:val="0063044B"/>
    <w:rsid w:val="00630E47"/>
    <w:rsid w:val="00632EF6"/>
    <w:rsid w:val="006335AF"/>
    <w:rsid w:val="006348E1"/>
    <w:rsid w:val="00635ACB"/>
    <w:rsid w:val="0063639A"/>
    <w:rsid w:val="0063682B"/>
    <w:rsid w:val="006405AE"/>
    <w:rsid w:val="00640642"/>
    <w:rsid w:val="00642262"/>
    <w:rsid w:val="0064290B"/>
    <w:rsid w:val="00643E6B"/>
    <w:rsid w:val="006441DA"/>
    <w:rsid w:val="00645806"/>
    <w:rsid w:val="00646902"/>
    <w:rsid w:val="00647334"/>
    <w:rsid w:val="00650142"/>
    <w:rsid w:val="00650560"/>
    <w:rsid w:val="00651B92"/>
    <w:rsid w:val="00651D3F"/>
    <w:rsid w:val="00652962"/>
    <w:rsid w:val="00653195"/>
    <w:rsid w:val="006551D3"/>
    <w:rsid w:val="00655BDB"/>
    <w:rsid w:val="00656690"/>
    <w:rsid w:val="00660B12"/>
    <w:rsid w:val="00661550"/>
    <w:rsid w:val="00662196"/>
    <w:rsid w:val="006630AF"/>
    <w:rsid w:val="00663122"/>
    <w:rsid w:val="006633AB"/>
    <w:rsid w:val="006639E9"/>
    <w:rsid w:val="00663F9B"/>
    <w:rsid w:val="0066443F"/>
    <w:rsid w:val="00664EFF"/>
    <w:rsid w:val="00665619"/>
    <w:rsid w:val="00665D0A"/>
    <w:rsid w:val="006700CF"/>
    <w:rsid w:val="006706DC"/>
    <w:rsid w:val="00670F5B"/>
    <w:rsid w:val="006722BD"/>
    <w:rsid w:val="00672F90"/>
    <w:rsid w:val="00675518"/>
    <w:rsid w:val="0067578A"/>
    <w:rsid w:val="00675C91"/>
    <w:rsid w:val="00676BFE"/>
    <w:rsid w:val="00681E0B"/>
    <w:rsid w:val="00681E2E"/>
    <w:rsid w:val="00682962"/>
    <w:rsid w:val="00683368"/>
    <w:rsid w:val="0068347A"/>
    <w:rsid w:val="00686E56"/>
    <w:rsid w:val="00687E30"/>
    <w:rsid w:val="0069108D"/>
    <w:rsid w:val="00691653"/>
    <w:rsid w:val="00692320"/>
    <w:rsid w:val="006926E2"/>
    <w:rsid w:val="00693D6E"/>
    <w:rsid w:val="0069461D"/>
    <w:rsid w:val="006946B5"/>
    <w:rsid w:val="00695C6B"/>
    <w:rsid w:val="006960B3"/>
    <w:rsid w:val="006978A8"/>
    <w:rsid w:val="006A088B"/>
    <w:rsid w:val="006A1412"/>
    <w:rsid w:val="006A296D"/>
    <w:rsid w:val="006A2F86"/>
    <w:rsid w:val="006A375E"/>
    <w:rsid w:val="006A38CD"/>
    <w:rsid w:val="006A4219"/>
    <w:rsid w:val="006A4EC0"/>
    <w:rsid w:val="006A69BE"/>
    <w:rsid w:val="006A7D79"/>
    <w:rsid w:val="006B0410"/>
    <w:rsid w:val="006B1674"/>
    <w:rsid w:val="006B2C5F"/>
    <w:rsid w:val="006B45EB"/>
    <w:rsid w:val="006B5C99"/>
    <w:rsid w:val="006B5F2C"/>
    <w:rsid w:val="006B61DA"/>
    <w:rsid w:val="006B6BCE"/>
    <w:rsid w:val="006B6DC3"/>
    <w:rsid w:val="006B731A"/>
    <w:rsid w:val="006B7B63"/>
    <w:rsid w:val="006C1B4E"/>
    <w:rsid w:val="006C2233"/>
    <w:rsid w:val="006C25B6"/>
    <w:rsid w:val="006C41E0"/>
    <w:rsid w:val="006C525E"/>
    <w:rsid w:val="006C6FFB"/>
    <w:rsid w:val="006D0110"/>
    <w:rsid w:val="006D0C04"/>
    <w:rsid w:val="006D0C7E"/>
    <w:rsid w:val="006D1A2D"/>
    <w:rsid w:val="006D2AC5"/>
    <w:rsid w:val="006D2BAC"/>
    <w:rsid w:val="006D2D3B"/>
    <w:rsid w:val="006D30D3"/>
    <w:rsid w:val="006D4523"/>
    <w:rsid w:val="006D4C98"/>
    <w:rsid w:val="006D4E71"/>
    <w:rsid w:val="006D70FA"/>
    <w:rsid w:val="006E232D"/>
    <w:rsid w:val="006E346B"/>
    <w:rsid w:val="006E36C8"/>
    <w:rsid w:val="006E37B2"/>
    <w:rsid w:val="006E4483"/>
    <w:rsid w:val="006E5403"/>
    <w:rsid w:val="006E650A"/>
    <w:rsid w:val="006F1DD3"/>
    <w:rsid w:val="006F21FF"/>
    <w:rsid w:val="006F3692"/>
    <w:rsid w:val="006F3971"/>
    <w:rsid w:val="006F3E10"/>
    <w:rsid w:val="006F49A4"/>
    <w:rsid w:val="006F49E2"/>
    <w:rsid w:val="006F4E09"/>
    <w:rsid w:val="006F5DA3"/>
    <w:rsid w:val="006F6E1B"/>
    <w:rsid w:val="00700778"/>
    <w:rsid w:val="00700EB9"/>
    <w:rsid w:val="0070119C"/>
    <w:rsid w:val="007011BD"/>
    <w:rsid w:val="00701BB6"/>
    <w:rsid w:val="00704C4E"/>
    <w:rsid w:val="00704EA9"/>
    <w:rsid w:val="0070591B"/>
    <w:rsid w:val="00706B2B"/>
    <w:rsid w:val="0070711D"/>
    <w:rsid w:val="00710447"/>
    <w:rsid w:val="00710664"/>
    <w:rsid w:val="0071074F"/>
    <w:rsid w:val="007108D5"/>
    <w:rsid w:val="00710A7D"/>
    <w:rsid w:val="007115B7"/>
    <w:rsid w:val="007116F5"/>
    <w:rsid w:val="00711759"/>
    <w:rsid w:val="007118F4"/>
    <w:rsid w:val="00714464"/>
    <w:rsid w:val="00715864"/>
    <w:rsid w:val="00715A7A"/>
    <w:rsid w:val="00715B86"/>
    <w:rsid w:val="00717E79"/>
    <w:rsid w:val="00720F92"/>
    <w:rsid w:val="0072263B"/>
    <w:rsid w:val="00722B35"/>
    <w:rsid w:val="007233CA"/>
    <w:rsid w:val="007235AB"/>
    <w:rsid w:val="0072487D"/>
    <w:rsid w:val="007256DB"/>
    <w:rsid w:val="00725983"/>
    <w:rsid w:val="007261C4"/>
    <w:rsid w:val="00726EEC"/>
    <w:rsid w:val="00726FAD"/>
    <w:rsid w:val="00731E59"/>
    <w:rsid w:val="00733BF1"/>
    <w:rsid w:val="00736D3B"/>
    <w:rsid w:val="00740E87"/>
    <w:rsid w:val="00741782"/>
    <w:rsid w:val="00741CFD"/>
    <w:rsid w:val="00742019"/>
    <w:rsid w:val="00743640"/>
    <w:rsid w:val="00743AFA"/>
    <w:rsid w:val="00744A2D"/>
    <w:rsid w:val="00744FE4"/>
    <w:rsid w:val="007454A1"/>
    <w:rsid w:val="0074583F"/>
    <w:rsid w:val="00745B6C"/>
    <w:rsid w:val="00746111"/>
    <w:rsid w:val="0074723E"/>
    <w:rsid w:val="00747F4F"/>
    <w:rsid w:val="00747F9B"/>
    <w:rsid w:val="007515FB"/>
    <w:rsid w:val="00751EA2"/>
    <w:rsid w:val="007528C3"/>
    <w:rsid w:val="0075295A"/>
    <w:rsid w:val="007564F7"/>
    <w:rsid w:val="00756E41"/>
    <w:rsid w:val="007629BD"/>
    <w:rsid w:val="00763D8A"/>
    <w:rsid w:val="00764BCF"/>
    <w:rsid w:val="007651DB"/>
    <w:rsid w:val="007653BA"/>
    <w:rsid w:val="0076699A"/>
    <w:rsid w:val="00766D90"/>
    <w:rsid w:val="007676EF"/>
    <w:rsid w:val="00770510"/>
    <w:rsid w:val="00772324"/>
    <w:rsid w:val="007724A7"/>
    <w:rsid w:val="007727CC"/>
    <w:rsid w:val="00773834"/>
    <w:rsid w:val="007744B5"/>
    <w:rsid w:val="00774B78"/>
    <w:rsid w:val="00774F8E"/>
    <w:rsid w:val="00777119"/>
    <w:rsid w:val="007833D5"/>
    <w:rsid w:val="0078483F"/>
    <w:rsid w:val="00785115"/>
    <w:rsid w:val="007852DE"/>
    <w:rsid w:val="00785AD2"/>
    <w:rsid w:val="00786586"/>
    <w:rsid w:val="00786993"/>
    <w:rsid w:val="007878AE"/>
    <w:rsid w:val="007878E6"/>
    <w:rsid w:val="00791D8B"/>
    <w:rsid w:val="00793E99"/>
    <w:rsid w:val="0079410A"/>
    <w:rsid w:val="0079459F"/>
    <w:rsid w:val="00794E01"/>
    <w:rsid w:val="00794E24"/>
    <w:rsid w:val="00795E71"/>
    <w:rsid w:val="007973D5"/>
    <w:rsid w:val="00797B5F"/>
    <w:rsid w:val="007A1492"/>
    <w:rsid w:val="007A275A"/>
    <w:rsid w:val="007A346F"/>
    <w:rsid w:val="007A4141"/>
    <w:rsid w:val="007A4269"/>
    <w:rsid w:val="007A4A01"/>
    <w:rsid w:val="007A5522"/>
    <w:rsid w:val="007A6409"/>
    <w:rsid w:val="007A720E"/>
    <w:rsid w:val="007A7886"/>
    <w:rsid w:val="007B0975"/>
    <w:rsid w:val="007B0C6B"/>
    <w:rsid w:val="007B2D7A"/>
    <w:rsid w:val="007B2FCD"/>
    <w:rsid w:val="007B4111"/>
    <w:rsid w:val="007B4FA2"/>
    <w:rsid w:val="007B5AA6"/>
    <w:rsid w:val="007B60BD"/>
    <w:rsid w:val="007B68A3"/>
    <w:rsid w:val="007B6D89"/>
    <w:rsid w:val="007B713D"/>
    <w:rsid w:val="007B74D1"/>
    <w:rsid w:val="007B7BBC"/>
    <w:rsid w:val="007C0287"/>
    <w:rsid w:val="007C23D3"/>
    <w:rsid w:val="007C2EB8"/>
    <w:rsid w:val="007C650A"/>
    <w:rsid w:val="007C7C5D"/>
    <w:rsid w:val="007C7C8E"/>
    <w:rsid w:val="007D0D07"/>
    <w:rsid w:val="007D14D1"/>
    <w:rsid w:val="007D285F"/>
    <w:rsid w:val="007D2FF8"/>
    <w:rsid w:val="007D4226"/>
    <w:rsid w:val="007D6C5F"/>
    <w:rsid w:val="007D6D48"/>
    <w:rsid w:val="007D7728"/>
    <w:rsid w:val="007E1540"/>
    <w:rsid w:val="007E1CF6"/>
    <w:rsid w:val="007E219C"/>
    <w:rsid w:val="007E40C7"/>
    <w:rsid w:val="007E5034"/>
    <w:rsid w:val="007E516A"/>
    <w:rsid w:val="007E67AC"/>
    <w:rsid w:val="007E6B40"/>
    <w:rsid w:val="007E6CA5"/>
    <w:rsid w:val="007E738F"/>
    <w:rsid w:val="007F0590"/>
    <w:rsid w:val="007F066B"/>
    <w:rsid w:val="007F11DE"/>
    <w:rsid w:val="007F25D4"/>
    <w:rsid w:val="007F4622"/>
    <w:rsid w:val="007F4678"/>
    <w:rsid w:val="007F4A76"/>
    <w:rsid w:val="007F5084"/>
    <w:rsid w:val="007F5564"/>
    <w:rsid w:val="007F6072"/>
    <w:rsid w:val="007F6DA0"/>
    <w:rsid w:val="007F7634"/>
    <w:rsid w:val="00800E74"/>
    <w:rsid w:val="00801FC3"/>
    <w:rsid w:val="008023F1"/>
    <w:rsid w:val="008026C5"/>
    <w:rsid w:val="00802B46"/>
    <w:rsid w:val="0080313E"/>
    <w:rsid w:val="00803386"/>
    <w:rsid w:val="00803B24"/>
    <w:rsid w:val="00804E69"/>
    <w:rsid w:val="008069F8"/>
    <w:rsid w:val="008075FE"/>
    <w:rsid w:val="00811D3B"/>
    <w:rsid w:val="00812A00"/>
    <w:rsid w:val="0081338B"/>
    <w:rsid w:val="00813995"/>
    <w:rsid w:val="00813F51"/>
    <w:rsid w:val="008148AD"/>
    <w:rsid w:val="00814FD1"/>
    <w:rsid w:val="008156FB"/>
    <w:rsid w:val="00816716"/>
    <w:rsid w:val="00817F83"/>
    <w:rsid w:val="00820AA5"/>
    <w:rsid w:val="00820EA8"/>
    <w:rsid w:val="0082152E"/>
    <w:rsid w:val="0082160A"/>
    <w:rsid w:val="008230F4"/>
    <w:rsid w:val="008238E4"/>
    <w:rsid w:val="00825FB0"/>
    <w:rsid w:val="0082659A"/>
    <w:rsid w:val="00831A61"/>
    <w:rsid w:val="0083336A"/>
    <w:rsid w:val="0083364C"/>
    <w:rsid w:val="0083399D"/>
    <w:rsid w:val="00833BA5"/>
    <w:rsid w:val="008345D4"/>
    <w:rsid w:val="00834AE3"/>
    <w:rsid w:val="00835F4E"/>
    <w:rsid w:val="00836122"/>
    <w:rsid w:val="008371DB"/>
    <w:rsid w:val="00840EB3"/>
    <w:rsid w:val="008412F3"/>
    <w:rsid w:val="00842B1F"/>
    <w:rsid w:val="00845824"/>
    <w:rsid w:val="008468B8"/>
    <w:rsid w:val="00847FEF"/>
    <w:rsid w:val="008512DD"/>
    <w:rsid w:val="0085215C"/>
    <w:rsid w:val="0085263C"/>
    <w:rsid w:val="00852BC0"/>
    <w:rsid w:val="008546FF"/>
    <w:rsid w:val="008548A2"/>
    <w:rsid w:val="00855059"/>
    <w:rsid w:val="00855069"/>
    <w:rsid w:val="00855572"/>
    <w:rsid w:val="0085651F"/>
    <w:rsid w:val="00857125"/>
    <w:rsid w:val="00857B36"/>
    <w:rsid w:val="0086111D"/>
    <w:rsid w:val="00861D11"/>
    <w:rsid w:val="00862769"/>
    <w:rsid w:val="00863951"/>
    <w:rsid w:val="00865493"/>
    <w:rsid w:val="0086566D"/>
    <w:rsid w:val="0086600C"/>
    <w:rsid w:val="008703A7"/>
    <w:rsid w:val="00870FC7"/>
    <w:rsid w:val="00873F92"/>
    <w:rsid w:val="00874041"/>
    <w:rsid w:val="0087552F"/>
    <w:rsid w:val="008764B3"/>
    <w:rsid w:val="00876921"/>
    <w:rsid w:val="008814FF"/>
    <w:rsid w:val="00881B62"/>
    <w:rsid w:val="0088325A"/>
    <w:rsid w:val="00883FF1"/>
    <w:rsid w:val="00885000"/>
    <w:rsid w:val="0088581C"/>
    <w:rsid w:val="008863A3"/>
    <w:rsid w:val="008865C0"/>
    <w:rsid w:val="008917D0"/>
    <w:rsid w:val="00891EA0"/>
    <w:rsid w:val="008928B5"/>
    <w:rsid w:val="00892973"/>
    <w:rsid w:val="00892CF0"/>
    <w:rsid w:val="00893A3E"/>
    <w:rsid w:val="00894518"/>
    <w:rsid w:val="008A0064"/>
    <w:rsid w:val="008A0BF0"/>
    <w:rsid w:val="008A102B"/>
    <w:rsid w:val="008A1189"/>
    <w:rsid w:val="008A1C8E"/>
    <w:rsid w:val="008A1D04"/>
    <w:rsid w:val="008A33B4"/>
    <w:rsid w:val="008A3E12"/>
    <w:rsid w:val="008A4367"/>
    <w:rsid w:val="008A4A54"/>
    <w:rsid w:val="008A5E88"/>
    <w:rsid w:val="008A6B04"/>
    <w:rsid w:val="008A7269"/>
    <w:rsid w:val="008B032F"/>
    <w:rsid w:val="008B20F9"/>
    <w:rsid w:val="008B31EF"/>
    <w:rsid w:val="008B3246"/>
    <w:rsid w:val="008B46C7"/>
    <w:rsid w:val="008B4841"/>
    <w:rsid w:val="008B4C85"/>
    <w:rsid w:val="008B5582"/>
    <w:rsid w:val="008B5B51"/>
    <w:rsid w:val="008B5CE0"/>
    <w:rsid w:val="008B7F52"/>
    <w:rsid w:val="008C0589"/>
    <w:rsid w:val="008C274A"/>
    <w:rsid w:val="008C2C0B"/>
    <w:rsid w:val="008C3774"/>
    <w:rsid w:val="008C7E84"/>
    <w:rsid w:val="008D021C"/>
    <w:rsid w:val="008D050A"/>
    <w:rsid w:val="008D07D8"/>
    <w:rsid w:val="008D09A3"/>
    <w:rsid w:val="008D10AD"/>
    <w:rsid w:val="008D1751"/>
    <w:rsid w:val="008D23D4"/>
    <w:rsid w:val="008D2BFD"/>
    <w:rsid w:val="008D3ED4"/>
    <w:rsid w:val="008D526B"/>
    <w:rsid w:val="008D5E3E"/>
    <w:rsid w:val="008D6BA0"/>
    <w:rsid w:val="008E01E5"/>
    <w:rsid w:val="008E2D1E"/>
    <w:rsid w:val="008E5C63"/>
    <w:rsid w:val="008E5F8C"/>
    <w:rsid w:val="008E6DA2"/>
    <w:rsid w:val="008E7625"/>
    <w:rsid w:val="008E7BDC"/>
    <w:rsid w:val="008F00DF"/>
    <w:rsid w:val="008F01D3"/>
    <w:rsid w:val="008F0893"/>
    <w:rsid w:val="008F0DD5"/>
    <w:rsid w:val="008F7348"/>
    <w:rsid w:val="008F772E"/>
    <w:rsid w:val="008F7DD9"/>
    <w:rsid w:val="0090008D"/>
    <w:rsid w:val="00900551"/>
    <w:rsid w:val="00900CDC"/>
    <w:rsid w:val="00900EBA"/>
    <w:rsid w:val="00901911"/>
    <w:rsid w:val="009022B8"/>
    <w:rsid w:val="009024BC"/>
    <w:rsid w:val="009028D1"/>
    <w:rsid w:val="00906D37"/>
    <w:rsid w:val="009128F1"/>
    <w:rsid w:val="00912A23"/>
    <w:rsid w:val="009135F9"/>
    <w:rsid w:val="009150B8"/>
    <w:rsid w:val="009161D7"/>
    <w:rsid w:val="00916E03"/>
    <w:rsid w:val="0091700A"/>
    <w:rsid w:val="00917E31"/>
    <w:rsid w:val="0092072C"/>
    <w:rsid w:val="00921ACA"/>
    <w:rsid w:val="00924113"/>
    <w:rsid w:val="009243C6"/>
    <w:rsid w:val="009247BC"/>
    <w:rsid w:val="009253D6"/>
    <w:rsid w:val="00930A64"/>
    <w:rsid w:val="0093257C"/>
    <w:rsid w:val="009334A6"/>
    <w:rsid w:val="00934035"/>
    <w:rsid w:val="009374C9"/>
    <w:rsid w:val="00937F3F"/>
    <w:rsid w:val="00940208"/>
    <w:rsid w:val="00940357"/>
    <w:rsid w:val="00946F13"/>
    <w:rsid w:val="00947561"/>
    <w:rsid w:val="009514ED"/>
    <w:rsid w:val="00954A1E"/>
    <w:rsid w:val="00955F93"/>
    <w:rsid w:val="00956E26"/>
    <w:rsid w:val="00957030"/>
    <w:rsid w:val="0095720C"/>
    <w:rsid w:val="00957591"/>
    <w:rsid w:val="00957EFB"/>
    <w:rsid w:val="0096189D"/>
    <w:rsid w:val="00961AA5"/>
    <w:rsid w:val="00963A1C"/>
    <w:rsid w:val="00963D2E"/>
    <w:rsid w:val="00964DB5"/>
    <w:rsid w:val="00965F83"/>
    <w:rsid w:val="00966040"/>
    <w:rsid w:val="00966FEE"/>
    <w:rsid w:val="009713F1"/>
    <w:rsid w:val="00972F5B"/>
    <w:rsid w:val="00973663"/>
    <w:rsid w:val="00973F80"/>
    <w:rsid w:val="00974E03"/>
    <w:rsid w:val="00974E10"/>
    <w:rsid w:val="00975624"/>
    <w:rsid w:val="00975732"/>
    <w:rsid w:val="00977244"/>
    <w:rsid w:val="0098206E"/>
    <w:rsid w:val="009821ED"/>
    <w:rsid w:val="0098449B"/>
    <w:rsid w:val="00985E58"/>
    <w:rsid w:val="009875D6"/>
    <w:rsid w:val="00991C75"/>
    <w:rsid w:val="00991E0C"/>
    <w:rsid w:val="00992E97"/>
    <w:rsid w:val="00993142"/>
    <w:rsid w:val="00994E40"/>
    <w:rsid w:val="00996C47"/>
    <w:rsid w:val="009978C0"/>
    <w:rsid w:val="009A1A17"/>
    <w:rsid w:val="009A32BB"/>
    <w:rsid w:val="009A3D5B"/>
    <w:rsid w:val="009A4EB9"/>
    <w:rsid w:val="009A5036"/>
    <w:rsid w:val="009A5C25"/>
    <w:rsid w:val="009A6F8C"/>
    <w:rsid w:val="009A6FCD"/>
    <w:rsid w:val="009B0BD9"/>
    <w:rsid w:val="009B14DC"/>
    <w:rsid w:val="009B169C"/>
    <w:rsid w:val="009B3115"/>
    <w:rsid w:val="009B3227"/>
    <w:rsid w:val="009B3414"/>
    <w:rsid w:val="009B4AAB"/>
    <w:rsid w:val="009B53F2"/>
    <w:rsid w:val="009B5526"/>
    <w:rsid w:val="009B5D22"/>
    <w:rsid w:val="009B5D99"/>
    <w:rsid w:val="009C0047"/>
    <w:rsid w:val="009C0496"/>
    <w:rsid w:val="009C0E84"/>
    <w:rsid w:val="009C0FF2"/>
    <w:rsid w:val="009C1FC6"/>
    <w:rsid w:val="009C29F7"/>
    <w:rsid w:val="009C3A5D"/>
    <w:rsid w:val="009C4BC6"/>
    <w:rsid w:val="009C55FE"/>
    <w:rsid w:val="009C5614"/>
    <w:rsid w:val="009C56FB"/>
    <w:rsid w:val="009C7E1A"/>
    <w:rsid w:val="009D0BDD"/>
    <w:rsid w:val="009D0DBC"/>
    <w:rsid w:val="009D1C09"/>
    <w:rsid w:val="009D4F28"/>
    <w:rsid w:val="009D5383"/>
    <w:rsid w:val="009D5B4A"/>
    <w:rsid w:val="009D61E9"/>
    <w:rsid w:val="009E01F7"/>
    <w:rsid w:val="009E04A0"/>
    <w:rsid w:val="009E0F64"/>
    <w:rsid w:val="009E275E"/>
    <w:rsid w:val="009E2C08"/>
    <w:rsid w:val="009E7376"/>
    <w:rsid w:val="009E7736"/>
    <w:rsid w:val="009F0928"/>
    <w:rsid w:val="009F14AA"/>
    <w:rsid w:val="009F3E97"/>
    <w:rsid w:val="009F46A2"/>
    <w:rsid w:val="009F4981"/>
    <w:rsid w:val="009F5DA8"/>
    <w:rsid w:val="009F7645"/>
    <w:rsid w:val="00A0031D"/>
    <w:rsid w:val="00A01543"/>
    <w:rsid w:val="00A01618"/>
    <w:rsid w:val="00A02FDF"/>
    <w:rsid w:val="00A03FE7"/>
    <w:rsid w:val="00A041F6"/>
    <w:rsid w:val="00A0455C"/>
    <w:rsid w:val="00A04F5B"/>
    <w:rsid w:val="00A07CDB"/>
    <w:rsid w:val="00A10DFB"/>
    <w:rsid w:val="00A111E1"/>
    <w:rsid w:val="00A114C8"/>
    <w:rsid w:val="00A119E5"/>
    <w:rsid w:val="00A1216B"/>
    <w:rsid w:val="00A13B35"/>
    <w:rsid w:val="00A151A3"/>
    <w:rsid w:val="00A200E9"/>
    <w:rsid w:val="00A2122F"/>
    <w:rsid w:val="00A22237"/>
    <w:rsid w:val="00A22821"/>
    <w:rsid w:val="00A23172"/>
    <w:rsid w:val="00A23DC0"/>
    <w:rsid w:val="00A244E6"/>
    <w:rsid w:val="00A2530C"/>
    <w:rsid w:val="00A25D44"/>
    <w:rsid w:val="00A277C2"/>
    <w:rsid w:val="00A27E97"/>
    <w:rsid w:val="00A30B6E"/>
    <w:rsid w:val="00A34E4E"/>
    <w:rsid w:val="00A34F5A"/>
    <w:rsid w:val="00A3768A"/>
    <w:rsid w:val="00A37E11"/>
    <w:rsid w:val="00A401D8"/>
    <w:rsid w:val="00A4044D"/>
    <w:rsid w:val="00A40B27"/>
    <w:rsid w:val="00A41263"/>
    <w:rsid w:val="00A440A0"/>
    <w:rsid w:val="00A44D81"/>
    <w:rsid w:val="00A4500B"/>
    <w:rsid w:val="00A4549F"/>
    <w:rsid w:val="00A45C72"/>
    <w:rsid w:val="00A469DE"/>
    <w:rsid w:val="00A50488"/>
    <w:rsid w:val="00A50FA9"/>
    <w:rsid w:val="00A51494"/>
    <w:rsid w:val="00A51A8C"/>
    <w:rsid w:val="00A53E18"/>
    <w:rsid w:val="00A54790"/>
    <w:rsid w:val="00A5480B"/>
    <w:rsid w:val="00A54F78"/>
    <w:rsid w:val="00A551FC"/>
    <w:rsid w:val="00A55E64"/>
    <w:rsid w:val="00A5612F"/>
    <w:rsid w:val="00A56D9D"/>
    <w:rsid w:val="00A57397"/>
    <w:rsid w:val="00A57523"/>
    <w:rsid w:val="00A57A6F"/>
    <w:rsid w:val="00A6017C"/>
    <w:rsid w:val="00A60785"/>
    <w:rsid w:val="00A61A99"/>
    <w:rsid w:val="00A622D6"/>
    <w:rsid w:val="00A63185"/>
    <w:rsid w:val="00A6420A"/>
    <w:rsid w:val="00A65912"/>
    <w:rsid w:val="00A6693B"/>
    <w:rsid w:val="00A70C65"/>
    <w:rsid w:val="00A71837"/>
    <w:rsid w:val="00A7247D"/>
    <w:rsid w:val="00A73771"/>
    <w:rsid w:val="00A73AA4"/>
    <w:rsid w:val="00A741B2"/>
    <w:rsid w:val="00A7749E"/>
    <w:rsid w:val="00A77730"/>
    <w:rsid w:val="00A811C8"/>
    <w:rsid w:val="00A83066"/>
    <w:rsid w:val="00A83A29"/>
    <w:rsid w:val="00A85EF8"/>
    <w:rsid w:val="00A85FDF"/>
    <w:rsid w:val="00A860B4"/>
    <w:rsid w:val="00A861AD"/>
    <w:rsid w:val="00A866E7"/>
    <w:rsid w:val="00A92CA5"/>
    <w:rsid w:val="00A92E38"/>
    <w:rsid w:val="00A94775"/>
    <w:rsid w:val="00A9480A"/>
    <w:rsid w:val="00A94C59"/>
    <w:rsid w:val="00A9501B"/>
    <w:rsid w:val="00A9717A"/>
    <w:rsid w:val="00A97D00"/>
    <w:rsid w:val="00AA1BED"/>
    <w:rsid w:val="00AA1EEA"/>
    <w:rsid w:val="00AA4268"/>
    <w:rsid w:val="00AA4583"/>
    <w:rsid w:val="00AA4BFC"/>
    <w:rsid w:val="00AA5791"/>
    <w:rsid w:val="00AA6D08"/>
    <w:rsid w:val="00AA6ED9"/>
    <w:rsid w:val="00AA757A"/>
    <w:rsid w:val="00AA77AA"/>
    <w:rsid w:val="00AB13EC"/>
    <w:rsid w:val="00AB15EF"/>
    <w:rsid w:val="00AB1645"/>
    <w:rsid w:val="00AB2836"/>
    <w:rsid w:val="00AB2BD3"/>
    <w:rsid w:val="00AB2D46"/>
    <w:rsid w:val="00AB314F"/>
    <w:rsid w:val="00AB4D53"/>
    <w:rsid w:val="00AB5D1A"/>
    <w:rsid w:val="00AB6377"/>
    <w:rsid w:val="00AB6904"/>
    <w:rsid w:val="00AC1397"/>
    <w:rsid w:val="00AC1A6A"/>
    <w:rsid w:val="00AC216B"/>
    <w:rsid w:val="00AC316B"/>
    <w:rsid w:val="00AC47D8"/>
    <w:rsid w:val="00AC4BDA"/>
    <w:rsid w:val="00AC52C3"/>
    <w:rsid w:val="00AC5C8D"/>
    <w:rsid w:val="00AC5CE7"/>
    <w:rsid w:val="00AC6F5C"/>
    <w:rsid w:val="00AD0D5B"/>
    <w:rsid w:val="00AD15BB"/>
    <w:rsid w:val="00AD1D85"/>
    <w:rsid w:val="00AD2726"/>
    <w:rsid w:val="00AD395A"/>
    <w:rsid w:val="00AD5B2B"/>
    <w:rsid w:val="00AD5DD5"/>
    <w:rsid w:val="00AD615F"/>
    <w:rsid w:val="00AD68B4"/>
    <w:rsid w:val="00AD6C0C"/>
    <w:rsid w:val="00AD7A44"/>
    <w:rsid w:val="00AE06EF"/>
    <w:rsid w:val="00AE10F1"/>
    <w:rsid w:val="00AE25A8"/>
    <w:rsid w:val="00AE2635"/>
    <w:rsid w:val="00AE33DD"/>
    <w:rsid w:val="00AE3F9A"/>
    <w:rsid w:val="00AE4FD3"/>
    <w:rsid w:val="00AE55CF"/>
    <w:rsid w:val="00AE6A77"/>
    <w:rsid w:val="00AE7868"/>
    <w:rsid w:val="00AE7E74"/>
    <w:rsid w:val="00AF1AB7"/>
    <w:rsid w:val="00AF1D5F"/>
    <w:rsid w:val="00AF1E18"/>
    <w:rsid w:val="00AF2C2D"/>
    <w:rsid w:val="00AF559A"/>
    <w:rsid w:val="00AF6948"/>
    <w:rsid w:val="00AF6D58"/>
    <w:rsid w:val="00AF7A2E"/>
    <w:rsid w:val="00B00056"/>
    <w:rsid w:val="00B00D99"/>
    <w:rsid w:val="00B02FED"/>
    <w:rsid w:val="00B03CCF"/>
    <w:rsid w:val="00B0599B"/>
    <w:rsid w:val="00B05EDA"/>
    <w:rsid w:val="00B06137"/>
    <w:rsid w:val="00B07277"/>
    <w:rsid w:val="00B07751"/>
    <w:rsid w:val="00B1022A"/>
    <w:rsid w:val="00B1065C"/>
    <w:rsid w:val="00B10B17"/>
    <w:rsid w:val="00B11FD6"/>
    <w:rsid w:val="00B12140"/>
    <w:rsid w:val="00B14446"/>
    <w:rsid w:val="00B14E3B"/>
    <w:rsid w:val="00B15286"/>
    <w:rsid w:val="00B154C0"/>
    <w:rsid w:val="00B15BAA"/>
    <w:rsid w:val="00B15CB5"/>
    <w:rsid w:val="00B2105D"/>
    <w:rsid w:val="00B2169E"/>
    <w:rsid w:val="00B22AF8"/>
    <w:rsid w:val="00B24631"/>
    <w:rsid w:val="00B25035"/>
    <w:rsid w:val="00B2614E"/>
    <w:rsid w:val="00B264A7"/>
    <w:rsid w:val="00B271C3"/>
    <w:rsid w:val="00B274E4"/>
    <w:rsid w:val="00B30101"/>
    <w:rsid w:val="00B3081F"/>
    <w:rsid w:val="00B312FA"/>
    <w:rsid w:val="00B31EF7"/>
    <w:rsid w:val="00B324C9"/>
    <w:rsid w:val="00B334DB"/>
    <w:rsid w:val="00B3416B"/>
    <w:rsid w:val="00B35814"/>
    <w:rsid w:val="00B35AFB"/>
    <w:rsid w:val="00B35B73"/>
    <w:rsid w:val="00B36406"/>
    <w:rsid w:val="00B36956"/>
    <w:rsid w:val="00B36A25"/>
    <w:rsid w:val="00B375F5"/>
    <w:rsid w:val="00B3760B"/>
    <w:rsid w:val="00B37B87"/>
    <w:rsid w:val="00B37BC5"/>
    <w:rsid w:val="00B40183"/>
    <w:rsid w:val="00B4040D"/>
    <w:rsid w:val="00B404F5"/>
    <w:rsid w:val="00B41221"/>
    <w:rsid w:val="00B419FA"/>
    <w:rsid w:val="00B41D48"/>
    <w:rsid w:val="00B4407E"/>
    <w:rsid w:val="00B441A9"/>
    <w:rsid w:val="00B4448C"/>
    <w:rsid w:val="00B44DC8"/>
    <w:rsid w:val="00B45A60"/>
    <w:rsid w:val="00B461A9"/>
    <w:rsid w:val="00B46AE8"/>
    <w:rsid w:val="00B471BE"/>
    <w:rsid w:val="00B47D47"/>
    <w:rsid w:val="00B47FA4"/>
    <w:rsid w:val="00B5032F"/>
    <w:rsid w:val="00B51D25"/>
    <w:rsid w:val="00B523B8"/>
    <w:rsid w:val="00B5741F"/>
    <w:rsid w:val="00B5764C"/>
    <w:rsid w:val="00B578D1"/>
    <w:rsid w:val="00B6140D"/>
    <w:rsid w:val="00B6152B"/>
    <w:rsid w:val="00B639D3"/>
    <w:rsid w:val="00B6530D"/>
    <w:rsid w:val="00B65F34"/>
    <w:rsid w:val="00B67609"/>
    <w:rsid w:val="00B70A3A"/>
    <w:rsid w:val="00B74174"/>
    <w:rsid w:val="00B742E0"/>
    <w:rsid w:val="00B743AD"/>
    <w:rsid w:val="00B75783"/>
    <w:rsid w:val="00B804B7"/>
    <w:rsid w:val="00B8074E"/>
    <w:rsid w:val="00B8561A"/>
    <w:rsid w:val="00B85947"/>
    <w:rsid w:val="00B86341"/>
    <w:rsid w:val="00B87632"/>
    <w:rsid w:val="00B91AC1"/>
    <w:rsid w:val="00B92288"/>
    <w:rsid w:val="00B92E06"/>
    <w:rsid w:val="00B96B89"/>
    <w:rsid w:val="00B978F3"/>
    <w:rsid w:val="00B97A6A"/>
    <w:rsid w:val="00B97CD9"/>
    <w:rsid w:val="00BA0252"/>
    <w:rsid w:val="00BA0A6A"/>
    <w:rsid w:val="00BA2B6E"/>
    <w:rsid w:val="00BA339F"/>
    <w:rsid w:val="00BA3997"/>
    <w:rsid w:val="00BA43C1"/>
    <w:rsid w:val="00BA71AE"/>
    <w:rsid w:val="00BA75F3"/>
    <w:rsid w:val="00BB13F3"/>
    <w:rsid w:val="00BB1569"/>
    <w:rsid w:val="00BB1D43"/>
    <w:rsid w:val="00BB2323"/>
    <w:rsid w:val="00BB27EA"/>
    <w:rsid w:val="00BB2F0A"/>
    <w:rsid w:val="00BB3869"/>
    <w:rsid w:val="00BB4BCE"/>
    <w:rsid w:val="00BB4EB8"/>
    <w:rsid w:val="00BB4FE2"/>
    <w:rsid w:val="00BB5964"/>
    <w:rsid w:val="00BB59CF"/>
    <w:rsid w:val="00BB5AC7"/>
    <w:rsid w:val="00BB5E1F"/>
    <w:rsid w:val="00BC107E"/>
    <w:rsid w:val="00BC12E9"/>
    <w:rsid w:val="00BC393D"/>
    <w:rsid w:val="00BC6B7E"/>
    <w:rsid w:val="00BD19A4"/>
    <w:rsid w:val="00BD1CAA"/>
    <w:rsid w:val="00BD1CBF"/>
    <w:rsid w:val="00BD2A37"/>
    <w:rsid w:val="00BD5094"/>
    <w:rsid w:val="00BD5740"/>
    <w:rsid w:val="00BD68CF"/>
    <w:rsid w:val="00BD6FB3"/>
    <w:rsid w:val="00BD744C"/>
    <w:rsid w:val="00BE0088"/>
    <w:rsid w:val="00BE00AD"/>
    <w:rsid w:val="00BE12CF"/>
    <w:rsid w:val="00BE3AFE"/>
    <w:rsid w:val="00BE6ACF"/>
    <w:rsid w:val="00BE7A7D"/>
    <w:rsid w:val="00BF171A"/>
    <w:rsid w:val="00BF191C"/>
    <w:rsid w:val="00BF2DC4"/>
    <w:rsid w:val="00BF4AFD"/>
    <w:rsid w:val="00BF5E6A"/>
    <w:rsid w:val="00BF5F8F"/>
    <w:rsid w:val="00C00214"/>
    <w:rsid w:val="00C018D1"/>
    <w:rsid w:val="00C01A64"/>
    <w:rsid w:val="00C02E5B"/>
    <w:rsid w:val="00C02EEC"/>
    <w:rsid w:val="00C030FF"/>
    <w:rsid w:val="00C03D15"/>
    <w:rsid w:val="00C05CDB"/>
    <w:rsid w:val="00C106B5"/>
    <w:rsid w:val="00C11A5E"/>
    <w:rsid w:val="00C1242C"/>
    <w:rsid w:val="00C14AB1"/>
    <w:rsid w:val="00C15113"/>
    <w:rsid w:val="00C151D8"/>
    <w:rsid w:val="00C164AE"/>
    <w:rsid w:val="00C16D67"/>
    <w:rsid w:val="00C1719E"/>
    <w:rsid w:val="00C223A4"/>
    <w:rsid w:val="00C22413"/>
    <w:rsid w:val="00C22B30"/>
    <w:rsid w:val="00C241E3"/>
    <w:rsid w:val="00C24383"/>
    <w:rsid w:val="00C263B1"/>
    <w:rsid w:val="00C26593"/>
    <w:rsid w:val="00C27383"/>
    <w:rsid w:val="00C27A86"/>
    <w:rsid w:val="00C31849"/>
    <w:rsid w:val="00C3254E"/>
    <w:rsid w:val="00C34159"/>
    <w:rsid w:val="00C35B0B"/>
    <w:rsid w:val="00C35BB2"/>
    <w:rsid w:val="00C36477"/>
    <w:rsid w:val="00C36933"/>
    <w:rsid w:val="00C4277C"/>
    <w:rsid w:val="00C43710"/>
    <w:rsid w:val="00C46DA4"/>
    <w:rsid w:val="00C47981"/>
    <w:rsid w:val="00C47A37"/>
    <w:rsid w:val="00C50035"/>
    <w:rsid w:val="00C50BCB"/>
    <w:rsid w:val="00C519A2"/>
    <w:rsid w:val="00C51E5E"/>
    <w:rsid w:val="00C520B3"/>
    <w:rsid w:val="00C5229B"/>
    <w:rsid w:val="00C52E62"/>
    <w:rsid w:val="00C541E1"/>
    <w:rsid w:val="00C554EA"/>
    <w:rsid w:val="00C55DCC"/>
    <w:rsid w:val="00C56F7A"/>
    <w:rsid w:val="00C57FBB"/>
    <w:rsid w:val="00C60CDD"/>
    <w:rsid w:val="00C61B5B"/>
    <w:rsid w:val="00C63760"/>
    <w:rsid w:val="00C63B30"/>
    <w:rsid w:val="00C669A9"/>
    <w:rsid w:val="00C679CD"/>
    <w:rsid w:val="00C71C7B"/>
    <w:rsid w:val="00C72060"/>
    <w:rsid w:val="00C723CF"/>
    <w:rsid w:val="00C725C6"/>
    <w:rsid w:val="00C7282E"/>
    <w:rsid w:val="00C72B01"/>
    <w:rsid w:val="00C73D2B"/>
    <w:rsid w:val="00C74F11"/>
    <w:rsid w:val="00C757AB"/>
    <w:rsid w:val="00C77AF2"/>
    <w:rsid w:val="00C77CF5"/>
    <w:rsid w:val="00C80008"/>
    <w:rsid w:val="00C820CC"/>
    <w:rsid w:val="00C82DE2"/>
    <w:rsid w:val="00C855B0"/>
    <w:rsid w:val="00C85F54"/>
    <w:rsid w:val="00C8625E"/>
    <w:rsid w:val="00C86DDD"/>
    <w:rsid w:val="00C875B5"/>
    <w:rsid w:val="00C91177"/>
    <w:rsid w:val="00C91689"/>
    <w:rsid w:val="00C916D3"/>
    <w:rsid w:val="00C92356"/>
    <w:rsid w:val="00C92418"/>
    <w:rsid w:val="00C9308F"/>
    <w:rsid w:val="00C9501D"/>
    <w:rsid w:val="00C9539B"/>
    <w:rsid w:val="00C9598E"/>
    <w:rsid w:val="00C96675"/>
    <w:rsid w:val="00C979F8"/>
    <w:rsid w:val="00CA0029"/>
    <w:rsid w:val="00CA045D"/>
    <w:rsid w:val="00CA0733"/>
    <w:rsid w:val="00CA075C"/>
    <w:rsid w:val="00CA112C"/>
    <w:rsid w:val="00CA4772"/>
    <w:rsid w:val="00CA6924"/>
    <w:rsid w:val="00CB14C2"/>
    <w:rsid w:val="00CB28CD"/>
    <w:rsid w:val="00CB2964"/>
    <w:rsid w:val="00CB2B2E"/>
    <w:rsid w:val="00CB2B40"/>
    <w:rsid w:val="00CB47EF"/>
    <w:rsid w:val="00CC14F1"/>
    <w:rsid w:val="00CC1914"/>
    <w:rsid w:val="00CC1E2C"/>
    <w:rsid w:val="00CC1E97"/>
    <w:rsid w:val="00CC237A"/>
    <w:rsid w:val="00CC275B"/>
    <w:rsid w:val="00CC3FD8"/>
    <w:rsid w:val="00CC462F"/>
    <w:rsid w:val="00CC4D92"/>
    <w:rsid w:val="00CC514A"/>
    <w:rsid w:val="00CC57FD"/>
    <w:rsid w:val="00CC6168"/>
    <w:rsid w:val="00CC6A00"/>
    <w:rsid w:val="00CD0087"/>
    <w:rsid w:val="00CD2615"/>
    <w:rsid w:val="00CD3464"/>
    <w:rsid w:val="00CD39B3"/>
    <w:rsid w:val="00CD6426"/>
    <w:rsid w:val="00CD669A"/>
    <w:rsid w:val="00CE0320"/>
    <w:rsid w:val="00CE075F"/>
    <w:rsid w:val="00CE08B7"/>
    <w:rsid w:val="00CE1E47"/>
    <w:rsid w:val="00CE39A5"/>
    <w:rsid w:val="00CE4616"/>
    <w:rsid w:val="00CE5E15"/>
    <w:rsid w:val="00CE5FE2"/>
    <w:rsid w:val="00CE6DA2"/>
    <w:rsid w:val="00CE6FCE"/>
    <w:rsid w:val="00CE6FE2"/>
    <w:rsid w:val="00CE72C4"/>
    <w:rsid w:val="00CF01C7"/>
    <w:rsid w:val="00CF01F2"/>
    <w:rsid w:val="00CF0FB4"/>
    <w:rsid w:val="00CF10C7"/>
    <w:rsid w:val="00CF2AA0"/>
    <w:rsid w:val="00CF47E3"/>
    <w:rsid w:val="00CF7299"/>
    <w:rsid w:val="00D0065E"/>
    <w:rsid w:val="00D0168A"/>
    <w:rsid w:val="00D03337"/>
    <w:rsid w:val="00D03CC7"/>
    <w:rsid w:val="00D0488D"/>
    <w:rsid w:val="00D04FFC"/>
    <w:rsid w:val="00D06348"/>
    <w:rsid w:val="00D069DE"/>
    <w:rsid w:val="00D06B39"/>
    <w:rsid w:val="00D06F00"/>
    <w:rsid w:val="00D11870"/>
    <w:rsid w:val="00D118F6"/>
    <w:rsid w:val="00D13C42"/>
    <w:rsid w:val="00D14BFC"/>
    <w:rsid w:val="00D15007"/>
    <w:rsid w:val="00D159D3"/>
    <w:rsid w:val="00D16402"/>
    <w:rsid w:val="00D164AC"/>
    <w:rsid w:val="00D16641"/>
    <w:rsid w:val="00D16996"/>
    <w:rsid w:val="00D17499"/>
    <w:rsid w:val="00D17E0C"/>
    <w:rsid w:val="00D20214"/>
    <w:rsid w:val="00D220B2"/>
    <w:rsid w:val="00D23483"/>
    <w:rsid w:val="00D23835"/>
    <w:rsid w:val="00D24139"/>
    <w:rsid w:val="00D263A3"/>
    <w:rsid w:val="00D26BAD"/>
    <w:rsid w:val="00D2725A"/>
    <w:rsid w:val="00D27725"/>
    <w:rsid w:val="00D3003E"/>
    <w:rsid w:val="00D31ACC"/>
    <w:rsid w:val="00D34EFB"/>
    <w:rsid w:val="00D35B22"/>
    <w:rsid w:val="00D35E33"/>
    <w:rsid w:val="00D36184"/>
    <w:rsid w:val="00D361BB"/>
    <w:rsid w:val="00D36BCC"/>
    <w:rsid w:val="00D3728A"/>
    <w:rsid w:val="00D37ACF"/>
    <w:rsid w:val="00D4119A"/>
    <w:rsid w:val="00D41832"/>
    <w:rsid w:val="00D4260B"/>
    <w:rsid w:val="00D43A7A"/>
    <w:rsid w:val="00D4432B"/>
    <w:rsid w:val="00D44699"/>
    <w:rsid w:val="00D454E3"/>
    <w:rsid w:val="00D45AD1"/>
    <w:rsid w:val="00D45FB6"/>
    <w:rsid w:val="00D47B83"/>
    <w:rsid w:val="00D52CD5"/>
    <w:rsid w:val="00D53B3D"/>
    <w:rsid w:val="00D53D98"/>
    <w:rsid w:val="00D546AE"/>
    <w:rsid w:val="00D560C4"/>
    <w:rsid w:val="00D56178"/>
    <w:rsid w:val="00D56327"/>
    <w:rsid w:val="00D569DE"/>
    <w:rsid w:val="00D57666"/>
    <w:rsid w:val="00D60F20"/>
    <w:rsid w:val="00D664FE"/>
    <w:rsid w:val="00D6650A"/>
    <w:rsid w:val="00D66E30"/>
    <w:rsid w:val="00D66EE0"/>
    <w:rsid w:val="00D6743A"/>
    <w:rsid w:val="00D70514"/>
    <w:rsid w:val="00D70881"/>
    <w:rsid w:val="00D71AD5"/>
    <w:rsid w:val="00D72993"/>
    <w:rsid w:val="00D7395E"/>
    <w:rsid w:val="00D73B79"/>
    <w:rsid w:val="00D746FE"/>
    <w:rsid w:val="00D74DA6"/>
    <w:rsid w:val="00D75954"/>
    <w:rsid w:val="00D764C3"/>
    <w:rsid w:val="00D76C93"/>
    <w:rsid w:val="00D76FDB"/>
    <w:rsid w:val="00D77BC1"/>
    <w:rsid w:val="00D807FB"/>
    <w:rsid w:val="00D83C76"/>
    <w:rsid w:val="00D83EC6"/>
    <w:rsid w:val="00D84626"/>
    <w:rsid w:val="00D84798"/>
    <w:rsid w:val="00D86E51"/>
    <w:rsid w:val="00D90305"/>
    <w:rsid w:val="00D90605"/>
    <w:rsid w:val="00D91FC4"/>
    <w:rsid w:val="00D9218D"/>
    <w:rsid w:val="00D92279"/>
    <w:rsid w:val="00D926B0"/>
    <w:rsid w:val="00D938E4"/>
    <w:rsid w:val="00D93B44"/>
    <w:rsid w:val="00D94D15"/>
    <w:rsid w:val="00D95697"/>
    <w:rsid w:val="00D9573F"/>
    <w:rsid w:val="00D95914"/>
    <w:rsid w:val="00D965C5"/>
    <w:rsid w:val="00DA0A20"/>
    <w:rsid w:val="00DA16E2"/>
    <w:rsid w:val="00DA1EAA"/>
    <w:rsid w:val="00DA3542"/>
    <w:rsid w:val="00DA39CE"/>
    <w:rsid w:val="00DA4927"/>
    <w:rsid w:val="00DA4DAB"/>
    <w:rsid w:val="00DA6E1F"/>
    <w:rsid w:val="00DA7943"/>
    <w:rsid w:val="00DA7E82"/>
    <w:rsid w:val="00DB049A"/>
    <w:rsid w:val="00DB06C7"/>
    <w:rsid w:val="00DB0A38"/>
    <w:rsid w:val="00DB1809"/>
    <w:rsid w:val="00DB2207"/>
    <w:rsid w:val="00DB268C"/>
    <w:rsid w:val="00DB321D"/>
    <w:rsid w:val="00DC0E3B"/>
    <w:rsid w:val="00DC43F3"/>
    <w:rsid w:val="00DC4580"/>
    <w:rsid w:val="00DC56A5"/>
    <w:rsid w:val="00DC5F18"/>
    <w:rsid w:val="00DC69DC"/>
    <w:rsid w:val="00DC70AE"/>
    <w:rsid w:val="00DC72F8"/>
    <w:rsid w:val="00DD5773"/>
    <w:rsid w:val="00DD5C82"/>
    <w:rsid w:val="00DD5E15"/>
    <w:rsid w:val="00DD7085"/>
    <w:rsid w:val="00DD7DAE"/>
    <w:rsid w:val="00DE0FD9"/>
    <w:rsid w:val="00DE1425"/>
    <w:rsid w:val="00DE1897"/>
    <w:rsid w:val="00DE1D8C"/>
    <w:rsid w:val="00DE29E7"/>
    <w:rsid w:val="00DE3B14"/>
    <w:rsid w:val="00DE5A74"/>
    <w:rsid w:val="00DF0360"/>
    <w:rsid w:val="00DF05B1"/>
    <w:rsid w:val="00DF13CE"/>
    <w:rsid w:val="00DF16BB"/>
    <w:rsid w:val="00DF3189"/>
    <w:rsid w:val="00DF51E1"/>
    <w:rsid w:val="00DF6D57"/>
    <w:rsid w:val="00DF6F70"/>
    <w:rsid w:val="00E001CE"/>
    <w:rsid w:val="00E00C12"/>
    <w:rsid w:val="00E00D07"/>
    <w:rsid w:val="00E025E1"/>
    <w:rsid w:val="00E02BF2"/>
    <w:rsid w:val="00E03531"/>
    <w:rsid w:val="00E03B35"/>
    <w:rsid w:val="00E05942"/>
    <w:rsid w:val="00E069D4"/>
    <w:rsid w:val="00E07ADA"/>
    <w:rsid w:val="00E1141C"/>
    <w:rsid w:val="00E11C24"/>
    <w:rsid w:val="00E1245E"/>
    <w:rsid w:val="00E1292A"/>
    <w:rsid w:val="00E14CF2"/>
    <w:rsid w:val="00E150DF"/>
    <w:rsid w:val="00E16119"/>
    <w:rsid w:val="00E163F4"/>
    <w:rsid w:val="00E16449"/>
    <w:rsid w:val="00E17E4B"/>
    <w:rsid w:val="00E21979"/>
    <w:rsid w:val="00E2258B"/>
    <w:rsid w:val="00E24A4D"/>
    <w:rsid w:val="00E250C3"/>
    <w:rsid w:val="00E253C6"/>
    <w:rsid w:val="00E25AF1"/>
    <w:rsid w:val="00E2736C"/>
    <w:rsid w:val="00E3158B"/>
    <w:rsid w:val="00E343F6"/>
    <w:rsid w:val="00E348F4"/>
    <w:rsid w:val="00E34A30"/>
    <w:rsid w:val="00E352D6"/>
    <w:rsid w:val="00E356FA"/>
    <w:rsid w:val="00E37129"/>
    <w:rsid w:val="00E379CA"/>
    <w:rsid w:val="00E37EA3"/>
    <w:rsid w:val="00E37EA9"/>
    <w:rsid w:val="00E4040F"/>
    <w:rsid w:val="00E41AF2"/>
    <w:rsid w:val="00E42127"/>
    <w:rsid w:val="00E44976"/>
    <w:rsid w:val="00E4498C"/>
    <w:rsid w:val="00E45B44"/>
    <w:rsid w:val="00E45BDE"/>
    <w:rsid w:val="00E475E6"/>
    <w:rsid w:val="00E50364"/>
    <w:rsid w:val="00E51112"/>
    <w:rsid w:val="00E5201F"/>
    <w:rsid w:val="00E5299B"/>
    <w:rsid w:val="00E53987"/>
    <w:rsid w:val="00E53BA4"/>
    <w:rsid w:val="00E55D74"/>
    <w:rsid w:val="00E5784F"/>
    <w:rsid w:val="00E605D0"/>
    <w:rsid w:val="00E605F4"/>
    <w:rsid w:val="00E6086A"/>
    <w:rsid w:val="00E636B1"/>
    <w:rsid w:val="00E637E9"/>
    <w:rsid w:val="00E63FED"/>
    <w:rsid w:val="00E65FE1"/>
    <w:rsid w:val="00E70B47"/>
    <w:rsid w:val="00E72222"/>
    <w:rsid w:val="00E72F34"/>
    <w:rsid w:val="00E73499"/>
    <w:rsid w:val="00E734BA"/>
    <w:rsid w:val="00E73771"/>
    <w:rsid w:val="00E755BA"/>
    <w:rsid w:val="00E75838"/>
    <w:rsid w:val="00E77EDB"/>
    <w:rsid w:val="00E8074F"/>
    <w:rsid w:val="00E8127C"/>
    <w:rsid w:val="00E81B62"/>
    <w:rsid w:val="00E83A33"/>
    <w:rsid w:val="00E84CC9"/>
    <w:rsid w:val="00E84DAD"/>
    <w:rsid w:val="00E85375"/>
    <w:rsid w:val="00E86763"/>
    <w:rsid w:val="00E86E4F"/>
    <w:rsid w:val="00E94E6A"/>
    <w:rsid w:val="00E9536E"/>
    <w:rsid w:val="00E95EED"/>
    <w:rsid w:val="00E96B6E"/>
    <w:rsid w:val="00E96C62"/>
    <w:rsid w:val="00E96C6A"/>
    <w:rsid w:val="00E9797F"/>
    <w:rsid w:val="00E97A62"/>
    <w:rsid w:val="00EA2833"/>
    <w:rsid w:val="00EA29F7"/>
    <w:rsid w:val="00EA2D7E"/>
    <w:rsid w:val="00EA3914"/>
    <w:rsid w:val="00EA5419"/>
    <w:rsid w:val="00EA6393"/>
    <w:rsid w:val="00EA6627"/>
    <w:rsid w:val="00EA6FF7"/>
    <w:rsid w:val="00EA76AD"/>
    <w:rsid w:val="00EB059F"/>
    <w:rsid w:val="00EB0B7E"/>
    <w:rsid w:val="00EB155B"/>
    <w:rsid w:val="00EB2854"/>
    <w:rsid w:val="00EB2957"/>
    <w:rsid w:val="00EB2CF0"/>
    <w:rsid w:val="00EB3DE5"/>
    <w:rsid w:val="00EB527E"/>
    <w:rsid w:val="00EC058C"/>
    <w:rsid w:val="00EC1C23"/>
    <w:rsid w:val="00EC33BD"/>
    <w:rsid w:val="00EC403B"/>
    <w:rsid w:val="00EC4457"/>
    <w:rsid w:val="00EC5536"/>
    <w:rsid w:val="00EC6752"/>
    <w:rsid w:val="00EC6ED2"/>
    <w:rsid w:val="00EC7372"/>
    <w:rsid w:val="00EC7815"/>
    <w:rsid w:val="00EC7842"/>
    <w:rsid w:val="00EC7DAB"/>
    <w:rsid w:val="00ED19F9"/>
    <w:rsid w:val="00ED1ACB"/>
    <w:rsid w:val="00ED29AA"/>
    <w:rsid w:val="00ED36FA"/>
    <w:rsid w:val="00ED474F"/>
    <w:rsid w:val="00ED5BEE"/>
    <w:rsid w:val="00ED5EDE"/>
    <w:rsid w:val="00ED6C4D"/>
    <w:rsid w:val="00ED7A9E"/>
    <w:rsid w:val="00EE0419"/>
    <w:rsid w:val="00EE1FC8"/>
    <w:rsid w:val="00EE2B09"/>
    <w:rsid w:val="00EE34CF"/>
    <w:rsid w:val="00EE3C95"/>
    <w:rsid w:val="00EE437B"/>
    <w:rsid w:val="00EE4B12"/>
    <w:rsid w:val="00EE52D8"/>
    <w:rsid w:val="00EE5393"/>
    <w:rsid w:val="00EE5D7E"/>
    <w:rsid w:val="00EE5E2C"/>
    <w:rsid w:val="00EE617F"/>
    <w:rsid w:val="00EE66F3"/>
    <w:rsid w:val="00EF1933"/>
    <w:rsid w:val="00EF26CF"/>
    <w:rsid w:val="00EF2C62"/>
    <w:rsid w:val="00EF45BF"/>
    <w:rsid w:val="00EF4633"/>
    <w:rsid w:val="00EF4FDE"/>
    <w:rsid w:val="00EF548F"/>
    <w:rsid w:val="00EF5D80"/>
    <w:rsid w:val="00EF5DF8"/>
    <w:rsid w:val="00EF661D"/>
    <w:rsid w:val="00EF7413"/>
    <w:rsid w:val="00F00763"/>
    <w:rsid w:val="00F01298"/>
    <w:rsid w:val="00F02208"/>
    <w:rsid w:val="00F02CE5"/>
    <w:rsid w:val="00F02F7C"/>
    <w:rsid w:val="00F03C53"/>
    <w:rsid w:val="00F045F5"/>
    <w:rsid w:val="00F065F1"/>
    <w:rsid w:val="00F06E92"/>
    <w:rsid w:val="00F07BE0"/>
    <w:rsid w:val="00F07C42"/>
    <w:rsid w:val="00F07DBB"/>
    <w:rsid w:val="00F10456"/>
    <w:rsid w:val="00F10629"/>
    <w:rsid w:val="00F130A2"/>
    <w:rsid w:val="00F1364B"/>
    <w:rsid w:val="00F14A55"/>
    <w:rsid w:val="00F1762C"/>
    <w:rsid w:val="00F20D3E"/>
    <w:rsid w:val="00F20FAF"/>
    <w:rsid w:val="00F21809"/>
    <w:rsid w:val="00F2229F"/>
    <w:rsid w:val="00F22982"/>
    <w:rsid w:val="00F22C21"/>
    <w:rsid w:val="00F24233"/>
    <w:rsid w:val="00F25C0C"/>
    <w:rsid w:val="00F26B65"/>
    <w:rsid w:val="00F26C95"/>
    <w:rsid w:val="00F26E69"/>
    <w:rsid w:val="00F30D2E"/>
    <w:rsid w:val="00F30D48"/>
    <w:rsid w:val="00F312CC"/>
    <w:rsid w:val="00F31986"/>
    <w:rsid w:val="00F33AC3"/>
    <w:rsid w:val="00F34B02"/>
    <w:rsid w:val="00F34DD9"/>
    <w:rsid w:val="00F37574"/>
    <w:rsid w:val="00F37F9D"/>
    <w:rsid w:val="00F41A19"/>
    <w:rsid w:val="00F4316E"/>
    <w:rsid w:val="00F4331C"/>
    <w:rsid w:val="00F4383A"/>
    <w:rsid w:val="00F45AF8"/>
    <w:rsid w:val="00F466C1"/>
    <w:rsid w:val="00F46BF2"/>
    <w:rsid w:val="00F47048"/>
    <w:rsid w:val="00F47A07"/>
    <w:rsid w:val="00F513E6"/>
    <w:rsid w:val="00F52004"/>
    <w:rsid w:val="00F52023"/>
    <w:rsid w:val="00F52666"/>
    <w:rsid w:val="00F548B6"/>
    <w:rsid w:val="00F54A8D"/>
    <w:rsid w:val="00F60E6F"/>
    <w:rsid w:val="00F61AC2"/>
    <w:rsid w:val="00F62B15"/>
    <w:rsid w:val="00F63544"/>
    <w:rsid w:val="00F6358C"/>
    <w:rsid w:val="00F63814"/>
    <w:rsid w:val="00F64480"/>
    <w:rsid w:val="00F65FAB"/>
    <w:rsid w:val="00F66CE3"/>
    <w:rsid w:val="00F67384"/>
    <w:rsid w:val="00F70B95"/>
    <w:rsid w:val="00F714AF"/>
    <w:rsid w:val="00F71D2E"/>
    <w:rsid w:val="00F72448"/>
    <w:rsid w:val="00F74332"/>
    <w:rsid w:val="00F74643"/>
    <w:rsid w:val="00F74BA6"/>
    <w:rsid w:val="00F769A5"/>
    <w:rsid w:val="00F76B3D"/>
    <w:rsid w:val="00F82578"/>
    <w:rsid w:val="00F84049"/>
    <w:rsid w:val="00F857A0"/>
    <w:rsid w:val="00F85964"/>
    <w:rsid w:val="00F87647"/>
    <w:rsid w:val="00F9065F"/>
    <w:rsid w:val="00F91EED"/>
    <w:rsid w:val="00F926CA"/>
    <w:rsid w:val="00F929EA"/>
    <w:rsid w:val="00F92E5C"/>
    <w:rsid w:val="00F93126"/>
    <w:rsid w:val="00F932FC"/>
    <w:rsid w:val="00F9388B"/>
    <w:rsid w:val="00F93FE8"/>
    <w:rsid w:val="00F94B4B"/>
    <w:rsid w:val="00F97CA5"/>
    <w:rsid w:val="00FA0EB0"/>
    <w:rsid w:val="00FA1397"/>
    <w:rsid w:val="00FA3B89"/>
    <w:rsid w:val="00FA3FDE"/>
    <w:rsid w:val="00FA47BF"/>
    <w:rsid w:val="00FA59C0"/>
    <w:rsid w:val="00FB0923"/>
    <w:rsid w:val="00FB0B9F"/>
    <w:rsid w:val="00FB0CF7"/>
    <w:rsid w:val="00FB2D60"/>
    <w:rsid w:val="00FB3765"/>
    <w:rsid w:val="00FB4070"/>
    <w:rsid w:val="00FB74A8"/>
    <w:rsid w:val="00FC01DC"/>
    <w:rsid w:val="00FC05EE"/>
    <w:rsid w:val="00FC1044"/>
    <w:rsid w:val="00FC1CF7"/>
    <w:rsid w:val="00FC1FB0"/>
    <w:rsid w:val="00FC254D"/>
    <w:rsid w:val="00FC3AEB"/>
    <w:rsid w:val="00FC3E99"/>
    <w:rsid w:val="00FC4010"/>
    <w:rsid w:val="00FC446A"/>
    <w:rsid w:val="00FC4867"/>
    <w:rsid w:val="00FC5402"/>
    <w:rsid w:val="00FC718B"/>
    <w:rsid w:val="00FD001E"/>
    <w:rsid w:val="00FD0EC0"/>
    <w:rsid w:val="00FD2731"/>
    <w:rsid w:val="00FD4369"/>
    <w:rsid w:val="00FD6051"/>
    <w:rsid w:val="00FD71A8"/>
    <w:rsid w:val="00FD740F"/>
    <w:rsid w:val="00FE0359"/>
    <w:rsid w:val="00FE0B6F"/>
    <w:rsid w:val="00FE13EA"/>
    <w:rsid w:val="00FE3621"/>
    <w:rsid w:val="00FE5D68"/>
    <w:rsid w:val="00FE67D9"/>
    <w:rsid w:val="00FE7A39"/>
    <w:rsid w:val="00FF141D"/>
    <w:rsid w:val="00FF1E74"/>
    <w:rsid w:val="00FF2AEC"/>
    <w:rsid w:val="00FF3FE6"/>
    <w:rsid w:val="00FF473D"/>
    <w:rsid w:val="00FF644A"/>
    <w:rsid w:val="00FF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endarrow="block"/>
    </o:shapedefaults>
    <o:shapelayout v:ext="edit">
      <o:idmap v:ext="edit" data="2"/>
    </o:shapelayout>
  </w:shapeDefaults>
  <w:decimalSymbol w:val=","/>
  <w:listSeparator w:val=";"/>
  <w14:docId w14:val="3E6C6E03"/>
  <w15:chartTrackingRefBased/>
  <w15:docId w15:val="{63496146-114D-47A6-AF4B-13460B7C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0E9"/>
    <w:rPr>
      <w:rFonts w:ascii="Arial" w:hAnsi="Arial" w:cs="Arial"/>
      <w:sz w:val="22"/>
      <w:szCs w:val="22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numPr>
        <w:numId w:val="1"/>
      </w:numPr>
      <w:spacing w:before="240" w:after="60"/>
      <w:outlineLvl w:val="0"/>
    </w:pPr>
    <w:rPr>
      <w:b/>
      <w:bCs/>
      <w:caps/>
      <w:kern w:val="28"/>
    </w:rPr>
  </w:style>
  <w:style w:type="paragraph" w:styleId="Ttulo2">
    <w:name w:val="heading 2"/>
    <w:basedOn w:val="Normal"/>
    <w:next w:val="Normal"/>
    <w:link w:val="Ttulo2Car"/>
    <w:qFormat/>
    <w:pPr>
      <w:keepNext/>
      <w:numPr>
        <w:ilvl w:val="1"/>
        <w:numId w:val="1"/>
      </w:numPr>
      <w:spacing w:before="240" w:after="60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pPr>
      <w:keepNext/>
      <w:numPr>
        <w:ilvl w:val="2"/>
        <w:numId w:val="1"/>
      </w:numPr>
      <w:tabs>
        <w:tab w:val="left" w:pos="1224"/>
        <w:tab w:val="left" w:pos="1584"/>
        <w:tab w:val="left" w:pos="1944"/>
        <w:tab w:val="left" w:pos="2304"/>
        <w:tab w:val="left" w:pos="2664"/>
        <w:tab w:val="left" w:pos="3024"/>
        <w:tab w:val="left" w:pos="3384"/>
        <w:tab w:val="left" w:pos="3744"/>
        <w:tab w:val="left" w:pos="4104"/>
        <w:tab w:val="left" w:pos="4464"/>
        <w:tab w:val="left" w:pos="4824"/>
        <w:tab w:val="left" w:pos="5184"/>
        <w:tab w:val="left" w:pos="5544"/>
        <w:tab w:val="left" w:pos="5904"/>
        <w:tab w:val="left" w:pos="6264"/>
        <w:tab w:val="left" w:pos="6624"/>
        <w:tab w:val="left" w:pos="6984"/>
        <w:tab w:val="left" w:pos="7344"/>
        <w:tab w:val="left" w:pos="7704"/>
        <w:tab w:val="left" w:pos="8064"/>
        <w:tab w:val="left" w:pos="8424"/>
        <w:tab w:val="left" w:pos="8784"/>
        <w:tab w:val="left" w:pos="9144"/>
      </w:tabs>
      <w:spacing w:before="240" w:after="60"/>
      <w:jc w:val="both"/>
      <w:outlineLvl w:val="2"/>
    </w:pPr>
    <w:rPr>
      <w:b/>
      <w:bCs/>
      <w:spacing w:val="-3"/>
    </w:rPr>
  </w:style>
  <w:style w:type="paragraph" w:styleId="Ttulo4">
    <w:name w:val="heading 4"/>
    <w:basedOn w:val="Normal"/>
    <w:next w:val="Normal"/>
    <w:link w:val="Ttulo4Car"/>
    <w:qFormat/>
    <w:pPr>
      <w:keepNext/>
      <w:numPr>
        <w:ilvl w:val="3"/>
        <w:numId w:val="1"/>
      </w:numPr>
      <w:spacing w:before="240" w:after="60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iCs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0"/>
      <w:szCs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0"/>
      <w:szCs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i/>
      <w:i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WP">
    <w:name w:val="Sangría WP"/>
    <w:basedOn w:val="Normal"/>
    <w:pPr>
      <w:tabs>
        <w:tab w:val="left" w:pos="-720"/>
      </w:tabs>
      <w:spacing w:before="31"/>
      <w:ind w:left="1418" w:hanging="709"/>
      <w:jc w:val="both"/>
    </w:pPr>
    <w:rPr>
      <w:b/>
      <w:bCs/>
      <w:spacing w:val="-3"/>
      <w:sz w:val="24"/>
      <w:szCs w:val="24"/>
    </w:rPr>
  </w:style>
  <w:style w:type="paragraph" w:styleId="Encabezado">
    <w:name w:val="header"/>
    <w:basedOn w:val="Normal"/>
    <w:link w:val="EncabezadoCar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rPr>
      <w:sz w:val="20"/>
      <w:szCs w:val="20"/>
    </w:rPr>
  </w:style>
  <w:style w:type="character" w:customStyle="1" w:styleId="Document8">
    <w:name w:val="Document 8"/>
    <w:basedOn w:val="Fuentedeprrafopredeter"/>
  </w:style>
  <w:style w:type="character" w:customStyle="1" w:styleId="Document4">
    <w:name w:val="Document 4"/>
    <w:rPr>
      <w:b/>
      <w:bCs/>
      <w:i/>
      <w:iCs/>
      <w:sz w:val="24"/>
      <w:szCs w:val="24"/>
    </w:rPr>
  </w:style>
  <w:style w:type="character" w:customStyle="1" w:styleId="Document6">
    <w:name w:val="Document 6"/>
    <w:basedOn w:val="Fuentedeprrafopredeter"/>
  </w:style>
  <w:style w:type="character" w:customStyle="1" w:styleId="Document5">
    <w:name w:val="Document 5"/>
    <w:basedOn w:val="Fuentedeprrafopredeter"/>
  </w:style>
  <w:style w:type="character" w:customStyle="1" w:styleId="Document2">
    <w:name w:val="Document 2"/>
    <w:rPr>
      <w:rFonts w:ascii="Courier" w:hAnsi="Courier"/>
      <w:noProof w:val="0"/>
      <w:sz w:val="24"/>
      <w:szCs w:val="24"/>
      <w:lang w:val="en-US"/>
    </w:rPr>
  </w:style>
  <w:style w:type="character" w:customStyle="1" w:styleId="Document7">
    <w:name w:val="Document 7"/>
    <w:basedOn w:val="Fuentedeprrafopredeter"/>
  </w:style>
  <w:style w:type="character" w:customStyle="1" w:styleId="Bibliogrphy">
    <w:name w:val="Bibliogrphy"/>
    <w:basedOn w:val="Fuentedeprrafopredeter"/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suppressAutoHyphens/>
      <w:ind w:left="720" w:hanging="432"/>
    </w:pPr>
    <w:rPr>
      <w:rFonts w:ascii="Courier" w:hAnsi="Courier"/>
      <w:sz w:val="24"/>
      <w:szCs w:val="24"/>
      <w:lang w:val="en-US" w:eastAsia="es-E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suppressAutoHyphens/>
      <w:ind w:left="1440" w:hanging="432"/>
    </w:pPr>
    <w:rPr>
      <w:rFonts w:ascii="Courier" w:hAnsi="Courier"/>
      <w:sz w:val="24"/>
      <w:szCs w:val="24"/>
      <w:lang w:val="en-US" w:eastAsia="es-ES"/>
    </w:rPr>
  </w:style>
  <w:style w:type="character" w:customStyle="1" w:styleId="Document3">
    <w:name w:val="Document 3"/>
    <w:rPr>
      <w:rFonts w:ascii="Courier" w:hAnsi="Courier"/>
      <w:noProof w:val="0"/>
      <w:sz w:val="24"/>
      <w:szCs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ind w:left="2160" w:hanging="432"/>
    </w:pPr>
    <w:rPr>
      <w:rFonts w:ascii="Courier" w:hAnsi="Courier"/>
      <w:sz w:val="24"/>
      <w:szCs w:val="24"/>
      <w:lang w:val="en-US" w:eastAsia="es-E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ind w:left="2880" w:hanging="432"/>
    </w:pPr>
    <w:rPr>
      <w:rFonts w:ascii="Courier" w:hAnsi="Courier"/>
      <w:sz w:val="24"/>
      <w:szCs w:val="24"/>
      <w:lang w:val="en-US" w:eastAsia="es-E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ind w:left="3600" w:hanging="576"/>
    </w:pPr>
    <w:rPr>
      <w:rFonts w:ascii="Courier" w:hAnsi="Courier"/>
      <w:sz w:val="24"/>
      <w:szCs w:val="24"/>
      <w:lang w:val="en-US" w:eastAsia="es-E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ind w:left="4320" w:hanging="576"/>
    </w:pPr>
    <w:rPr>
      <w:rFonts w:ascii="Courier" w:hAnsi="Courier"/>
      <w:sz w:val="24"/>
      <w:szCs w:val="24"/>
      <w:lang w:val="en-US" w:eastAsia="es-E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ind w:left="5040" w:hanging="432"/>
    </w:pPr>
    <w:rPr>
      <w:rFonts w:ascii="Courier" w:hAnsi="Courier"/>
      <w:sz w:val="24"/>
      <w:szCs w:val="24"/>
      <w:lang w:val="en-US" w:eastAsia="es-E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ind w:left="5760" w:hanging="432"/>
    </w:pPr>
    <w:rPr>
      <w:rFonts w:ascii="Courier" w:hAnsi="Courier"/>
      <w:sz w:val="24"/>
      <w:szCs w:val="24"/>
      <w:lang w:val="en-US" w:eastAsia="es-ES"/>
    </w:rPr>
  </w:style>
  <w:style w:type="paragraph" w:customStyle="1" w:styleId="Document1">
    <w:name w:val="Document 1"/>
    <w:pPr>
      <w:keepNext/>
      <w:keepLines/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character" w:customStyle="1" w:styleId="DocInit">
    <w:name w:val="Doc Init"/>
    <w:basedOn w:val="Fuentedeprrafopredeter"/>
  </w:style>
  <w:style w:type="character" w:customStyle="1" w:styleId="TechInit">
    <w:name w:val="Tech Init"/>
    <w:rPr>
      <w:rFonts w:ascii="Courier" w:hAnsi="Courier"/>
      <w:noProof w:val="0"/>
      <w:sz w:val="24"/>
      <w:szCs w:val="24"/>
      <w:lang w:val="en-US"/>
    </w:rPr>
  </w:style>
  <w:style w:type="paragraph" w:customStyle="1" w:styleId="Technical5">
    <w:name w:val="Technical 5"/>
    <w:pPr>
      <w:tabs>
        <w:tab w:val="left" w:pos="-720"/>
      </w:tabs>
      <w:suppressAutoHyphens/>
      <w:ind w:firstLine="720"/>
    </w:pPr>
    <w:rPr>
      <w:rFonts w:ascii="Courier" w:hAnsi="Courier"/>
      <w:b/>
      <w:bCs/>
      <w:sz w:val="24"/>
      <w:szCs w:val="24"/>
      <w:lang w:val="en-US" w:eastAsia="es-ES"/>
    </w:rPr>
  </w:style>
  <w:style w:type="paragraph" w:customStyle="1" w:styleId="Technical6">
    <w:name w:val="Technical 6"/>
    <w:pPr>
      <w:tabs>
        <w:tab w:val="left" w:pos="-720"/>
      </w:tabs>
      <w:suppressAutoHyphens/>
      <w:ind w:firstLine="720"/>
    </w:pPr>
    <w:rPr>
      <w:rFonts w:ascii="Courier" w:hAnsi="Courier"/>
      <w:b/>
      <w:bCs/>
      <w:sz w:val="24"/>
      <w:szCs w:val="24"/>
      <w:lang w:val="en-US" w:eastAsia="es-ES"/>
    </w:rPr>
  </w:style>
  <w:style w:type="character" w:customStyle="1" w:styleId="Technical2">
    <w:name w:val="Technical 2"/>
    <w:rPr>
      <w:rFonts w:ascii="Courier" w:hAnsi="Courier"/>
      <w:noProof w:val="0"/>
      <w:sz w:val="24"/>
      <w:szCs w:val="24"/>
      <w:lang w:val="en-US"/>
    </w:rPr>
  </w:style>
  <w:style w:type="character" w:customStyle="1" w:styleId="Technical3">
    <w:name w:val="Technical 3"/>
    <w:rPr>
      <w:rFonts w:ascii="Courier" w:hAnsi="Courier"/>
      <w:noProof w:val="0"/>
      <w:sz w:val="24"/>
      <w:szCs w:val="24"/>
      <w:lang w:val="en-US"/>
    </w:rPr>
  </w:style>
  <w:style w:type="paragraph" w:customStyle="1" w:styleId="Technical4">
    <w:name w:val="Technical 4"/>
    <w:pPr>
      <w:tabs>
        <w:tab w:val="left" w:pos="-720"/>
      </w:tabs>
      <w:suppressAutoHyphens/>
    </w:pPr>
    <w:rPr>
      <w:rFonts w:ascii="Courier" w:hAnsi="Courier"/>
      <w:b/>
      <w:bCs/>
      <w:sz w:val="24"/>
      <w:szCs w:val="24"/>
      <w:lang w:val="en-US" w:eastAsia="es-ES"/>
    </w:rPr>
  </w:style>
  <w:style w:type="character" w:customStyle="1" w:styleId="Technical1">
    <w:name w:val="Technical 1"/>
    <w:rPr>
      <w:rFonts w:ascii="Courier" w:hAnsi="Courier"/>
      <w:noProof w:val="0"/>
      <w:sz w:val="24"/>
      <w:szCs w:val="24"/>
      <w:lang w:val="en-US"/>
    </w:rPr>
  </w:style>
  <w:style w:type="paragraph" w:customStyle="1" w:styleId="Technical7">
    <w:name w:val="Technical 7"/>
    <w:pPr>
      <w:tabs>
        <w:tab w:val="left" w:pos="-720"/>
      </w:tabs>
      <w:suppressAutoHyphens/>
      <w:ind w:firstLine="720"/>
    </w:pPr>
    <w:rPr>
      <w:rFonts w:ascii="Courier" w:hAnsi="Courier"/>
      <w:b/>
      <w:bCs/>
      <w:sz w:val="24"/>
      <w:szCs w:val="24"/>
      <w:lang w:val="en-US" w:eastAsia="es-ES"/>
    </w:rPr>
  </w:style>
  <w:style w:type="paragraph" w:customStyle="1" w:styleId="Technical8">
    <w:name w:val="Technical 8"/>
    <w:pPr>
      <w:tabs>
        <w:tab w:val="left" w:pos="-720"/>
      </w:tabs>
      <w:suppressAutoHyphens/>
      <w:ind w:firstLine="720"/>
    </w:pPr>
    <w:rPr>
      <w:rFonts w:ascii="Courier" w:hAnsi="Courier"/>
      <w:b/>
      <w:bCs/>
      <w:sz w:val="24"/>
      <w:szCs w:val="24"/>
      <w:lang w:val="en-US" w:eastAsia="es-ES"/>
    </w:rPr>
  </w:style>
  <w:style w:type="paragraph" w:customStyle="1" w:styleId="Pleading">
    <w:name w:val="Pleading"/>
    <w:pPr>
      <w:tabs>
        <w:tab w:val="left" w:pos="-720"/>
      </w:tabs>
      <w:suppressAutoHyphens/>
      <w:spacing w:line="240" w:lineRule="exact"/>
    </w:pPr>
    <w:rPr>
      <w:rFonts w:ascii="Courier" w:hAnsi="Courier"/>
      <w:sz w:val="24"/>
      <w:szCs w:val="24"/>
      <w:lang w:val="en-US" w:eastAsia="es-ES"/>
    </w:rPr>
  </w:style>
  <w:style w:type="paragraph" w:customStyle="1" w:styleId="14">
    <w:name w:val="1 4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12">
    <w:name w:val="1 2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16">
    <w:name w:val="1 6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4">
    <w:name w:val="4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5">
    <w:name w:val="5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character" w:customStyle="1" w:styleId="15">
    <w:name w:val="1 5"/>
    <w:basedOn w:val="Fuentedeprrafopredeter"/>
  </w:style>
  <w:style w:type="paragraph" w:customStyle="1" w:styleId="11">
    <w:name w:val="1 1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character" w:customStyle="1" w:styleId="Unnamed1">
    <w:name w:val="Unnamed 1"/>
    <w:rPr>
      <w:rFonts w:ascii="Courier" w:hAnsi="Courier"/>
      <w:noProof w:val="0"/>
      <w:sz w:val="24"/>
      <w:szCs w:val="24"/>
      <w:lang w:val="en-US"/>
    </w:rPr>
  </w:style>
  <w:style w:type="paragraph" w:customStyle="1" w:styleId="alex2">
    <w:name w:val="alex 2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alex7">
    <w:name w:val="alex 7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alex3">
    <w:name w:val="alex 3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alex6">
    <w:name w:val="alex 6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alex4">
    <w:name w:val="alex 4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alex5">
    <w:name w:val="alex 5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alex1">
    <w:name w:val="alex 1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character" w:customStyle="1" w:styleId="tst1">
    <w:name w:val="tst 1"/>
    <w:rPr>
      <w:rFonts w:ascii="Courier" w:hAnsi="Courier"/>
      <w:noProof w:val="0"/>
      <w:sz w:val="24"/>
      <w:szCs w:val="24"/>
      <w:lang w:val="en-US"/>
    </w:rPr>
  </w:style>
  <w:style w:type="paragraph" w:customStyle="1" w:styleId="tst6">
    <w:name w:val="tst 6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tst2">
    <w:name w:val="tst 2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tst5">
    <w:name w:val="tst 5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tst3">
    <w:name w:val="tst 3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tst7">
    <w:name w:val="tst 7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tst4">
    <w:name w:val="tst 4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6">
    <w:name w:val="6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21">
    <w:name w:val="2 1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24">
    <w:name w:val="2 4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25">
    <w:name w:val="2 5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character" w:customStyle="1" w:styleId="a1">
    <w:name w:val="a1"/>
    <w:rPr>
      <w:rFonts w:ascii="Courier" w:hAnsi="Courier"/>
      <w:noProof w:val="0"/>
      <w:sz w:val="24"/>
      <w:szCs w:val="24"/>
      <w:lang w:val="en-US"/>
    </w:rPr>
  </w:style>
  <w:style w:type="character" w:customStyle="1" w:styleId="a2">
    <w:name w:val="a2"/>
    <w:rPr>
      <w:rFonts w:ascii="Courier" w:hAnsi="Courier"/>
      <w:noProof w:val="0"/>
      <w:sz w:val="24"/>
      <w:szCs w:val="24"/>
      <w:lang w:val="en-US"/>
    </w:rPr>
  </w:style>
  <w:style w:type="character" w:customStyle="1" w:styleId="a3">
    <w:name w:val="a3"/>
    <w:rPr>
      <w:rFonts w:ascii="Courier" w:hAnsi="Courier"/>
      <w:noProof w:val="0"/>
      <w:sz w:val="24"/>
      <w:szCs w:val="24"/>
      <w:lang w:val="en-US"/>
    </w:rPr>
  </w:style>
  <w:style w:type="paragraph" w:customStyle="1" w:styleId="ANNOTATIONR">
    <w:name w:val="ANNOTATION R"/>
    <w:pPr>
      <w:tabs>
        <w:tab w:val="left" w:pos="-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Ttulo21">
    <w:name w:val="Título 21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TA">
    <w:name w:val="TA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Ttulo31">
    <w:name w:val="Título 31"/>
    <w:pPr>
      <w:tabs>
        <w:tab w:val="left" w:pos="360"/>
        <w:tab w:val="left" w:pos="72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Ttulo11">
    <w:name w:val="Título 11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u w:val="single"/>
      <w:lang w:val="en-US" w:eastAsia="es-ES"/>
    </w:rPr>
  </w:style>
  <w:style w:type="paragraph" w:customStyle="1" w:styleId="ANNOTATIONT">
    <w:name w:val="ANNOTATION T"/>
    <w:pPr>
      <w:tabs>
        <w:tab w:val="left" w:pos="-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dice71">
    <w:name w:val="Índice 7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36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dice61">
    <w:name w:val="Índice 61"/>
    <w:pPr>
      <w:tabs>
        <w:tab w:val="left" w:pos="360"/>
        <w:tab w:val="left" w:pos="1080"/>
        <w:tab w:val="left" w:pos="1800"/>
        <w:tab w:val="left" w:pos="216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dice51">
    <w:name w:val="Índice 5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dice41">
    <w:name w:val="Índice 41"/>
    <w:pPr>
      <w:tabs>
        <w:tab w:val="left" w:pos="360"/>
        <w:tab w:val="left" w:pos="1080"/>
        <w:tab w:val="left" w:pos="144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dice31">
    <w:name w:val="Índice 3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dice21">
    <w:name w:val="Índice 21"/>
    <w:pPr>
      <w:tabs>
        <w:tab w:val="left" w:pos="360"/>
        <w:tab w:val="left" w:pos="72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dice11">
    <w:name w:val="Índice 11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merodelnea1">
    <w:name w:val="Número de línea1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INDEXHEADIN">
    <w:name w:val="INDEX HEADIN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Piedepgina1">
    <w:name w:val="Pie de página1"/>
    <w:pPr>
      <w:tabs>
        <w:tab w:val="center" w:pos="4680"/>
        <w:tab w:val="right" w:pos="9000"/>
        <w:tab w:val="left" w:pos="936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Encabezado1">
    <w:name w:val="Encabezado1"/>
    <w:pPr>
      <w:tabs>
        <w:tab w:val="center" w:pos="4680"/>
        <w:tab w:val="right" w:pos="9000"/>
        <w:tab w:val="left" w:pos="936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FOOTNOTEREF">
    <w:name w:val="FOOTNOTE REF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vertAlign w:val="superscript"/>
      <w:lang w:val="en-US" w:eastAsia="es-ES"/>
    </w:rPr>
  </w:style>
  <w:style w:type="paragraph" w:customStyle="1" w:styleId="FOOTNOTETEX">
    <w:name w:val="FOOTNOTE TEX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Ttulo91">
    <w:name w:val="Título 9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i/>
      <w:iCs/>
      <w:sz w:val="24"/>
      <w:szCs w:val="24"/>
      <w:lang w:val="en-US" w:eastAsia="es-ES"/>
    </w:rPr>
  </w:style>
  <w:style w:type="paragraph" w:customStyle="1" w:styleId="Ttulo81">
    <w:name w:val="Título 8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i/>
      <w:iCs/>
      <w:sz w:val="24"/>
      <w:szCs w:val="24"/>
      <w:lang w:val="en-US" w:eastAsia="es-ES"/>
    </w:rPr>
  </w:style>
  <w:style w:type="paragraph" w:customStyle="1" w:styleId="Ttulo71">
    <w:name w:val="Título 7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i/>
      <w:iCs/>
      <w:sz w:val="24"/>
      <w:szCs w:val="24"/>
      <w:lang w:val="en-US" w:eastAsia="es-ES"/>
    </w:rPr>
  </w:style>
  <w:style w:type="paragraph" w:customStyle="1" w:styleId="Ttulo61">
    <w:name w:val="Título 6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u w:val="single"/>
      <w:lang w:val="en-US" w:eastAsia="es-ES"/>
    </w:rPr>
  </w:style>
  <w:style w:type="paragraph" w:customStyle="1" w:styleId="Ttulo51">
    <w:name w:val="Título 5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Ttulo41">
    <w:name w:val="Título 41"/>
    <w:pPr>
      <w:tabs>
        <w:tab w:val="left" w:pos="360"/>
        <w:tab w:val="left" w:pos="72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u w:val="single"/>
      <w:lang w:val="en-US" w:eastAsia="es-ES"/>
    </w:rPr>
  </w:style>
  <w:style w:type="paragraph" w:customStyle="1" w:styleId="NORMALINDEN">
    <w:name w:val="NORMAL INDEN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PA">
    <w:name w:val="PA"/>
    <w:pPr>
      <w:tabs>
        <w:tab w:val="left" w:pos="360"/>
        <w:tab w:val="left" w:pos="924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</w:pPr>
    <w:rPr>
      <w:rFonts w:ascii="Univers" w:hAnsi="Univers"/>
      <w:sz w:val="24"/>
      <w:szCs w:val="24"/>
      <w:lang w:val="en-US" w:eastAsia="es-ES"/>
    </w:rPr>
  </w:style>
  <w:style w:type="paragraph" w:customStyle="1" w:styleId="T1tulo">
    <w:name w:val="TÀ1Àtulo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jc w:val="right"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Subt1tulo">
    <w:name w:val="SubtÀ1Àtulo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jc w:val="right"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Autor">
    <w:name w:val="Autor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jc w:val="right"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NombreDeComp">
    <w:name w:val="NombreDeComp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T1tuloDeTDC">
    <w:name w:val="TÀ1ÀtuloDeTDC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styleId="Lista">
    <w:name w:val="List"/>
    <w:pPr>
      <w:tabs>
        <w:tab w:val="left" w:pos="2160"/>
        <w:tab w:val="left" w:pos="2520"/>
        <w:tab w:val="left" w:pos="3960"/>
        <w:tab w:val="left" w:pos="43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TextoDeTabla">
    <w:name w:val="TextoDeTabla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TP">
    <w:name w:val="TP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480" w:lineRule="auto"/>
      <w:jc w:val="center"/>
    </w:pPr>
    <w:rPr>
      <w:rFonts w:ascii="Univers" w:hAnsi="Univers"/>
      <w:sz w:val="24"/>
      <w:szCs w:val="24"/>
      <w:lang w:val="en-US" w:eastAsia="es-ES"/>
    </w:rPr>
  </w:style>
  <w:style w:type="paragraph" w:customStyle="1" w:styleId="PPa">
    <w:name w:val="PPa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</w:pPr>
    <w:rPr>
      <w:rFonts w:ascii="Univers" w:hAnsi="Univers"/>
      <w:sz w:val="24"/>
      <w:szCs w:val="24"/>
      <w:lang w:val="en-US" w:eastAsia="es-ES"/>
    </w:rPr>
  </w:style>
  <w:style w:type="paragraph" w:customStyle="1" w:styleId="TT">
    <w:name w:val="TT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300" w:lineRule="auto"/>
      <w:jc w:val="center"/>
    </w:pPr>
    <w:rPr>
      <w:rFonts w:ascii="Univers" w:hAnsi="Univers"/>
      <w:sz w:val="24"/>
      <w:szCs w:val="24"/>
      <w:lang w:val="en-US" w:eastAsia="es-ES"/>
    </w:rPr>
  </w:style>
  <w:style w:type="paragraph" w:customStyle="1" w:styleId="PIa">
    <w:name w:val="PIa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TB">
    <w:name w:val="TB"/>
    <w:pPr>
      <w:tabs>
        <w:tab w:val="left" w:pos="360"/>
        <w:tab w:val="left" w:pos="924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360" w:lineRule="auto"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PB">
    <w:name w:val="PB"/>
    <w:pPr>
      <w:tabs>
        <w:tab w:val="left" w:pos="360"/>
        <w:tab w:val="left" w:pos="1080"/>
        <w:tab w:val="left" w:pos="1494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</w:pPr>
    <w:rPr>
      <w:rFonts w:ascii="Univers" w:hAnsi="Univers"/>
      <w:sz w:val="24"/>
      <w:szCs w:val="24"/>
      <w:lang w:val="en-US" w:eastAsia="es-ES"/>
    </w:rPr>
  </w:style>
  <w:style w:type="paragraph" w:customStyle="1" w:styleId="PSa">
    <w:name w:val="PSa"/>
    <w:pPr>
      <w:tabs>
        <w:tab w:val="left" w:pos="-1698"/>
        <w:tab w:val="left" w:pos="-978"/>
        <w:tab w:val="left" w:pos="-258"/>
        <w:tab w:val="left" w:pos="0"/>
        <w:tab w:val="left" w:pos="462"/>
        <w:tab w:val="left" w:pos="1182"/>
        <w:tab w:val="left" w:pos="1902"/>
        <w:tab w:val="left" w:pos="2622"/>
        <w:tab w:val="left" w:pos="3342"/>
        <w:tab w:val="left" w:pos="4062"/>
        <w:tab w:val="left" w:pos="4782"/>
        <w:tab w:val="left" w:pos="5502"/>
        <w:tab w:val="left" w:pos="6222"/>
        <w:tab w:val="left" w:pos="6942"/>
        <w:tab w:val="left" w:pos="7662"/>
      </w:tabs>
      <w:suppressAutoHyphens/>
    </w:pPr>
    <w:rPr>
      <w:rFonts w:ascii="Univers" w:hAnsi="Univers"/>
      <w:i/>
      <w:iCs/>
      <w:sz w:val="24"/>
      <w:szCs w:val="24"/>
      <w:lang w:val="en-US" w:eastAsia="es-ES"/>
    </w:rPr>
  </w:style>
  <w:style w:type="paragraph" w:customStyle="1" w:styleId="TC">
    <w:name w:val="TC"/>
    <w:pPr>
      <w:tabs>
        <w:tab w:val="left" w:pos="360"/>
        <w:tab w:val="left" w:pos="924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</w:pPr>
    <w:rPr>
      <w:rFonts w:ascii="Univers" w:hAnsi="Univers"/>
      <w:i/>
      <w:iCs/>
      <w:sz w:val="24"/>
      <w:szCs w:val="24"/>
      <w:lang w:val="en-US" w:eastAsia="es-ES"/>
    </w:rPr>
  </w:style>
  <w:style w:type="paragraph" w:customStyle="1" w:styleId="TD">
    <w:name w:val="TD"/>
    <w:pPr>
      <w:tabs>
        <w:tab w:val="left" w:pos="360"/>
        <w:tab w:val="left" w:pos="1080"/>
        <w:tab w:val="left" w:pos="1494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i/>
      <w:iCs/>
      <w:sz w:val="24"/>
      <w:szCs w:val="24"/>
      <w:lang w:val="en-US" w:eastAsia="es-ES"/>
    </w:rPr>
  </w:style>
  <w:style w:type="paragraph" w:customStyle="1" w:styleId="PC">
    <w:name w:val="PC"/>
    <w:pPr>
      <w:tabs>
        <w:tab w:val="left" w:pos="360"/>
        <w:tab w:val="left" w:pos="1080"/>
        <w:tab w:val="left" w:pos="1800"/>
        <w:tab w:val="left" w:pos="189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</w:pPr>
    <w:rPr>
      <w:rFonts w:ascii="Univers" w:hAnsi="Univers"/>
      <w:sz w:val="24"/>
      <w:szCs w:val="24"/>
      <w:lang w:val="en-US" w:eastAsia="es-ES"/>
    </w:rPr>
  </w:style>
  <w:style w:type="paragraph" w:customStyle="1" w:styleId="CE">
    <w:name w:val="CE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  <w:jc w:val="center"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DI">
    <w:name w:val="DI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PD">
    <w:name w:val="PD"/>
    <w:pPr>
      <w:tabs>
        <w:tab w:val="left" w:pos="360"/>
        <w:tab w:val="left" w:pos="1080"/>
        <w:tab w:val="left" w:pos="1800"/>
        <w:tab w:val="left" w:pos="2286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</w:pPr>
    <w:rPr>
      <w:rFonts w:ascii="Univers" w:hAnsi="Univers"/>
      <w:sz w:val="24"/>
      <w:szCs w:val="24"/>
      <w:lang w:val="en-US" w:eastAsia="es-ES"/>
    </w:rPr>
  </w:style>
  <w:style w:type="paragraph" w:customStyle="1" w:styleId="PE">
    <w:name w:val="PE"/>
    <w:pPr>
      <w:tabs>
        <w:tab w:val="left" w:pos="360"/>
        <w:tab w:val="left" w:pos="1080"/>
        <w:tab w:val="left" w:pos="1800"/>
        <w:tab w:val="left" w:pos="2520"/>
        <w:tab w:val="left" w:pos="2682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</w:pPr>
    <w:rPr>
      <w:rFonts w:ascii="Univers" w:hAnsi="Univers"/>
      <w:sz w:val="24"/>
      <w:szCs w:val="24"/>
      <w:lang w:val="en-US" w:eastAsia="es-ES"/>
    </w:rPr>
  </w:style>
  <w:style w:type="paragraph" w:customStyle="1" w:styleId="SCa">
    <w:name w:val="SCa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4896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120" w:lineRule="auto"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SBa">
    <w:name w:val="SBa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a4">
    <w:name w:val="a4"/>
    <w:pPr>
      <w:tabs>
        <w:tab w:val="left" w:pos="2160"/>
        <w:tab w:val="left" w:pos="2520"/>
        <w:tab w:val="left" w:pos="3960"/>
        <w:tab w:val="left" w:pos="43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a5">
    <w:name w:val="a5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480" w:lineRule="auto"/>
      <w:jc w:val="center"/>
    </w:pPr>
    <w:rPr>
      <w:rFonts w:ascii="Univers" w:hAnsi="Univers"/>
      <w:sz w:val="24"/>
      <w:szCs w:val="24"/>
      <w:lang w:val="en-US" w:eastAsia="es-ES"/>
    </w:rPr>
  </w:style>
  <w:style w:type="paragraph" w:customStyle="1" w:styleId="a6">
    <w:name w:val="a6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300" w:lineRule="auto"/>
      <w:jc w:val="center"/>
    </w:pPr>
    <w:rPr>
      <w:rFonts w:ascii="Univers" w:hAnsi="Univers"/>
      <w:sz w:val="24"/>
      <w:szCs w:val="24"/>
      <w:lang w:val="en-US" w:eastAsia="es-ES"/>
    </w:rPr>
  </w:style>
  <w:style w:type="paragraph" w:customStyle="1" w:styleId="a7">
    <w:name w:val="a7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a8">
    <w:name w:val="a8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a9">
    <w:name w:val="a9"/>
    <w:pPr>
      <w:tabs>
        <w:tab w:val="left" w:pos="2160"/>
        <w:tab w:val="left" w:pos="2520"/>
        <w:tab w:val="left" w:pos="3960"/>
        <w:tab w:val="left" w:pos="43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a10">
    <w:name w:val="a10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480" w:lineRule="auto"/>
      <w:jc w:val="center"/>
    </w:pPr>
    <w:rPr>
      <w:rFonts w:ascii="Univers" w:hAnsi="Univers"/>
      <w:sz w:val="24"/>
      <w:szCs w:val="24"/>
      <w:lang w:val="en-US" w:eastAsia="es-ES"/>
    </w:rPr>
  </w:style>
  <w:style w:type="paragraph" w:customStyle="1" w:styleId="a11">
    <w:name w:val="a11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300" w:lineRule="auto"/>
      <w:jc w:val="center"/>
    </w:pPr>
    <w:rPr>
      <w:rFonts w:ascii="Univers" w:hAnsi="Univers"/>
      <w:sz w:val="24"/>
      <w:szCs w:val="24"/>
      <w:lang w:val="en-US" w:eastAsia="es-ES"/>
    </w:rPr>
  </w:style>
  <w:style w:type="paragraph" w:customStyle="1" w:styleId="a12">
    <w:name w:val="a12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a13">
    <w:name w:val="a13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a14">
    <w:name w:val="a14"/>
    <w:pPr>
      <w:tabs>
        <w:tab w:val="left" w:pos="2160"/>
        <w:tab w:val="left" w:pos="2520"/>
        <w:tab w:val="left" w:pos="3960"/>
        <w:tab w:val="left" w:pos="43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a15">
    <w:name w:val="a15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480" w:lineRule="auto"/>
      <w:jc w:val="center"/>
    </w:pPr>
    <w:rPr>
      <w:rFonts w:ascii="Univers" w:hAnsi="Univers"/>
      <w:sz w:val="24"/>
      <w:szCs w:val="24"/>
      <w:lang w:val="en-US" w:eastAsia="es-ES"/>
    </w:rPr>
  </w:style>
  <w:style w:type="paragraph" w:customStyle="1" w:styleId="a16">
    <w:name w:val="a16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300" w:lineRule="auto"/>
      <w:jc w:val="center"/>
    </w:pPr>
    <w:rPr>
      <w:rFonts w:ascii="Univers" w:hAnsi="Univers"/>
      <w:sz w:val="24"/>
      <w:szCs w:val="24"/>
      <w:lang w:val="en-US" w:eastAsia="es-ES"/>
    </w:rPr>
  </w:style>
  <w:style w:type="character" w:customStyle="1" w:styleId="EquationCaption">
    <w:name w:val="_Equation Caption"/>
  </w:style>
  <w:style w:type="paragraph" w:styleId="Textonotapie">
    <w:name w:val="footnote text"/>
    <w:basedOn w:val="Normal"/>
    <w:link w:val="TextonotapieCar"/>
    <w:semiHidden/>
    <w:rPr>
      <w:sz w:val="20"/>
      <w:szCs w:val="20"/>
    </w:rPr>
  </w:style>
  <w:style w:type="paragraph" w:customStyle="1" w:styleId="Epgrafe">
    <w:name w:val="Epígrafe"/>
    <w:basedOn w:val="Normal"/>
    <w:next w:val="Normal"/>
    <w:qFormat/>
    <w:pPr>
      <w:spacing w:before="60" w:after="60"/>
      <w:jc w:val="center"/>
    </w:pPr>
    <w:rPr>
      <w:b/>
      <w:bCs/>
      <w:lang w:val="en-US"/>
    </w:rPr>
  </w:style>
  <w:style w:type="paragraph" w:styleId="TDC2">
    <w:name w:val="toc 2"/>
    <w:basedOn w:val="Normal"/>
    <w:next w:val="Normal"/>
    <w:uiPriority w:val="39"/>
    <w:pPr>
      <w:tabs>
        <w:tab w:val="right" w:leader="dot" w:pos="9648"/>
      </w:tabs>
    </w:pPr>
  </w:style>
  <w:style w:type="paragraph" w:styleId="TDC1">
    <w:name w:val="toc 1"/>
    <w:basedOn w:val="Normal"/>
    <w:next w:val="Normal"/>
    <w:uiPriority w:val="39"/>
    <w:pPr>
      <w:tabs>
        <w:tab w:val="right" w:leader="dot" w:pos="9648"/>
      </w:tabs>
    </w:pPr>
    <w:rPr>
      <w:caps/>
    </w:rPr>
  </w:style>
  <w:style w:type="paragraph" w:styleId="TDC3">
    <w:name w:val="toc 3"/>
    <w:basedOn w:val="Normal"/>
    <w:next w:val="Normal"/>
    <w:uiPriority w:val="39"/>
    <w:pPr>
      <w:tabs>
        <w:tab w:val="right" w:leader="dot" w:pos="9648"/>
      </w:tabs>
      <w:ind w:left="220"/>
    </w:pPr>
  </w:style>
  <w:style w:type="paragraph" w:styleId="TDC4">
    <w:name w:val="toc 4"/>
    <w:basedOn w:val="Normal"/>
    <w:next w:val="Normal"/>
    <w:semiHidden/>
    <w:pPr>
      <w:tabs>
        <w:tab w:val="right" w:leader="dot" w:pos="9648"/>
      </w:tabs>
      <w:ind w:left="440"/>
    </w:pPr>
    <w:rPr>
      <w:rFonts w:ascii="Times New Roman" w:hAnsi="Times New Roman" w:cs="Times New Roman"/>
      <w:sz w:val="20"/>
      <w:szCs w:val="20"/>
    </w:rPr>
  </w:style>
  <w:style w:type="paragraph" w:styleId="TDC5">
    <w:name w:val="toc 5"/>
    <w:basedOn w:val="Normal"/>
    <w:next w:val="Normal"/>
    <w:semiHidden/>
    <w:pPr>
      <w:tabs>
        <w:tab w:val="right" w:leader="dot" w:pos="9648"/>
      </w:tabs>
      <w:ind w:left="660"/>
    </w:pPr>
    <w:rPr>
      <w:rFonts w:ascii="Times New Roman" w:hAnsi="Times New Roman" w:cs="Times New Roman"/>
      <w:sz w:val="18"/>
      <w:szCs w:val="18"/>
    </w:rPr>
  </w:style>
  <w:style w:type="paragraph" w:styleId="TDC6">
    <w:name w:val="toc 6"/>
    <w:basedOn w:val="Normal"/>
    <w:next w:val="Normal"/>
    <w:semiHidden/>
    <w:pPr>
      <w:tabs>
        <w:tab w:val="right" w:leader="dot" w:pos="9648"/>
      </w:tabs>
      <w:ind w:left="880"/>
    </w:pPr>
    <w:rPr>
      <w:rFonts w:ascii="Times New Roman" w:hAnsi="Times New Roman" w:cs="Times New Roman"/>
      <w:sz w:val="18"/>
      <w:szCs w:val="18"/>
    </w:rPr>
  </w:style>
  <w:style w:type="paragraph" w:styleId="TDC7">
    <w:name w:val="toc 7"/>
    <w:basedOn w:val="Normal"/>
    <w:next w:val="Normal"/>
    <w:semiHidden/>
    <w:pPr>
      <w:tabs>
        <w:tab w:val="right" w:leader="dot" w:pos="9648"/>
      </w:tabs>
      <w:ind w:left="1100"/>
    </w:pPr>
    <w:rPr>
      <w:rFonts w:ascii="Times New Roman" w:hAnsi="Times New Roman" w:cs="Times New Roman"/>
      <w:sz w:val="18"/>
      <w:szCs w:val="18"/>
    </w:rPr>
  </w:style>
  <w:style w:type="paragraph" w:styleId="TDC8">
    <w:name w:val="toc 8"/>
    <w:basedOn w:val="Normal"/>
    <w:next w:val="Normal"/>
    <w:semiHidden/>
    <w:pPr>
      <w:tabs>
        <w:tab w:val="right" w:leader="dot" w:pos="9648"/>
      </w:tabs>
      <w:ind w:left="1320"/>
    </w:pPr>
    <w:rPr>
      <w:rFonts w:ascii="Times New Roman" w:hAnsi="Times New Roman" w:cs="Times New Roman"/>
      <w:sz w:val="18"/>
      <w:szCs w:val="18"/>
    </w:rPr>
  </w:style>
  <w:style w:type="paragraph" w:styleId="TDC9">
    <w:name w:val="toc 9"/>
    <w:basedOn w:val="Normal"/>
    <w:next w:val="Normal"/>
    <w:semiHidden/>
    <w:pPr>
      <w:tabs>
        <w:tab w:val="right" w:leader="dot" w:pos="9648"/>
      </w:tabs>
      <w:ind w:left="1540"/>
    </w:pPr>
    <w:rPr>
      <w:rFonts w:ascii="Times New Roman" w:hAnsi="Times New Roman" w:cs="Times New Roman"/>
      <w:sz w:val="18"/>
      <w:szCs w:val="18"/>
    </w:rPr>
  </w:style>
  <w:style w:type="paragraph" w:styleId="Tabladeilustraciones">
    <w:name w:val="table of figures"/>
    <w:aliases w:val="Tabla de Figuras,Tabla"/>
    <w:basedOn w:val="Normal"/>
    <w:next w:val="Normal"/>
    <w:uiPriority w:val="99"/>
    <w:pPr>
      <w:tabs>
        <w:tab w:val="right" w:leader="dot" w:pos="9648"/>
      </w:tabs>
      <w:ind w:left="440" w:hanging="440"/>
    </w:pPr>
  </w:style>
  <w:style w:type="paragraph" w:styleId="Sangradetextonormal">
    <w:name w:val="Body Text Indent"/>
    <w:basedOn w:val="Normal"/>
    <w:pPr>
      <w:tabs>
        <w:tab w:val="left" w:pos="0"/>
        <w:tab w:val="left" w:pos="1584"/>
        <w:tab w:val="left" w:pos="1944"/>
        <w:tab w:val="left" w:pos="2304"/>
        <w:tab w:val="left" w:pos="2664"/>
        <w:tab w:val="left" w:pos="3024"/>
        <w:tab w:val="left" w:pos="3384"/>
        <w:tab w:val="left" w:pos="3744"/>
        <w:tab w:val="left" w:pos="4104"/>
        <w:tab w:val="left" w:pos="4464"/>
        <w:tab w:val="left" w:pos="4824"/>
        <w:tab w:val="left" w:pos="5184"/>
        <w:tab w:val="left" w:pos="5544"/>
        <w:tab w:val="left" w:pos="5904"/>
        <w:tab w:val="left" w:pos="6264"/>
        <w:tab w:val="left" w:pos="6624"/>
        <w:tab w:val="left" w:pos="6984"/>
        <w:tab w:val="left" w:pos="7344"/>
        <w:tab w:val="left" w:pos="7704"/>
        <w:tab w:val="left" w:pos="8064"/>
        <w:tab w:val="left" w:pos="8424"/>
        <w:tab w:val="left" w:pos="8784"/>
        <w:tab w:val="left" w:pos="9144"/>
      </w:tabs>
      <w:ind w:firstLine="18"/>
      <w:jc w:val="center"/>
    </w:pPr>
    <w:rPr>
      <w:spacing w:val="-3"/>
      <w:sz w:val="28"/>
      <w:szCs w:val="28"/>
    </w:rPr>
  </w:style>
  <w:style w:type="paragraph" w:styleId="Textoindependiente">
    <w:name w:val="Body Text"/>
    <w:basedOn w:val="Normal"/>
    <w:pPr>
      <w:jc w:val="both"/>
    </w:pPr>
  </w:style>
  <w:style w:type="paragraph" w:styleId="Textodeglobo">
    <w:name w:val="Balloon Text"/>
    <w:basedOn w:val="Normal"/>
    <w:semiHidden/>
    <w:rsid w:val="00DA16E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8E5F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link w:val="Ttulo2"/>
    <w:rsid w:val="002B3359"/>
    <w:rPr>
      <w:rFonts w:ascii="Arial" w:hAnsi="Arial" w:cs="Arial"/>
      <w:b/>
      <w:bCs/>
      <w:sz w:val="22"/>
      <w:szCs w:val="22"/>
      <w:lang w:val="es-ES_tradnl" w:eastAsia="es-ES"/>
    </w:rPr>
  </w:style>
  <w:style w:type="character" w:customStyle="1" w:styleId="Ttulo1Car">
    <w:name w:val="Título 1 Car"/>
    <w:link w:val="Ttulo1"/>
    <w:rsid w:val="000F614F"/>
    <w:rPr>
      <w:rFonts w:ascii="Arial" w:hAnsi="Arial" w:cs="Arial"/>
      <w:b/>
      <w:bCs/>
      <w:caps/>
      <w:kern w:val="28"/>
      <w:sz w:val="22"/>
      <w:szCs w:val="22"/>
      <w:lang w:val="es-ES_tradnl" w:eastAsia="es-ES"/>
    </w:rPr>
  </w:style>
  <w:style w:type="character" w:customStyle="1" w:styleId="Ttulo3Car">
    <w:name w:val="Título 3 Car"/>
    <w:link w:val="Ttulo3"/>
    <w:rsid w:val="000F614F"/>
    <w:rPr>
      <w:rFonts w:ascii="Arial" w:hAnsi="Arial" w:cs="Arial"/>
      <w:b/>
      <w:bCs/>
      <w:spacing w:val="-3"/>
      <w:sz w:val="22"/>
      <w:szCs w:val="22"/>
      <w:lang w:val="es-ES_tradnl" w:eastAsia="es-ES"/>
    </w:rPr>
  </w:style>
  <w:style w:type="character" w:customStyle="1" w:styleId="Ttulo4Car">
    <w:name w:val="Título 4 Car"/>
    <w:link w:val="Ttulo4"/>
    <w:rsid w:val="000F614F"/>
    <w:rPr>
      <w:rFonts w:ascii="Arial" w:hAnsi="Arial" w:cs="Arial"/>
      <w:b/>
      <w:bCs/>
      <w:sz w:val="22"/>
      <w:szCs w:val="22"/>
      <w:lang w:val="es-ES_tradnl" w:eastAsia="es-ES"/>
    </w:rPr>
  </w:style>
  <w:style w:type="character" w:customStyle="1" w:styleId="EncabezadoCar">
    <w:name w:val="Encabezado Car"/>
    <w:link w:val="Encabezado"/>
    <w:rsid w:val="000F614F"/>
    <w:rPr>
      <w:rFonts w:ascii="Arial" w:hAnsi="Arial" w:cs="Arial"/>
      <w:sz w:val="22"/>
      <w:szCs w:val="22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764BCF"/>
    <w:pPr>
      <w:ind w:left="708"/>
    </w:pPr>
  </w:style>
  <w:style w:type="character" w:customStyle="1" w:styleId="PiedepginaCar">
    <w:name w:val="Pie de página Car"/>
    <w:link w:val="Piedepgina"/>
    <w:uiPriority w:val="99"/>
    <w:rsid w:val="007653BA"/>
    <w:rPr>
      <w:rFonts w:ascii="Arial" w:hAnsi="Arial" w:cs="Arial"/>
      <w:sz w:val="22"/>
      <w:szCs w:val="22"/>
      <w:lang w:val="es-ES_tradnl" w:eastAsia="es-ES"/>
    </w:rPr>
  </w:style>
  <w:style w:type="character" w:styleId="Refdenotaalpie">
    <w:name w:val="footnote reference"/>
    <w:uiPriority w:val="99"/>
    <w:unhideWhenUsed/>
    <w:rsid w:val="00C263B1"/>
    <w:rPr>
      <w:vertAlign w:val="superscript"/>
    </w:rPr>
  </w:style>
  <w:style w:type="character" w:customStyle="1" w:styleId="TextonotapieCar">
    <w:name w:val="Texto nota pie Car"/>
    <w:link w:val="Textonotapie"/>
    <w:semiHidden/>
    <w:rsid w:val="00047A97"/>
    <w:rPr>
      <w:rFonts w:ascii="Arial" w:hAnsi="Arial" w:cs="Arial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4E6B7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E6B72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4E6B72"/>
    <w:rPr>
      <w:rFonts w:ascii="Arial" w:hAnsi="Arial" w:cs="Arial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E6B72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4E6B72"/>
    <w:rPr>
      <w:rFonts w:ascii="Arial" w:hAnsi="Arial" w:cs="Arial"/>
      <w:b/>
      <w:bCs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0A4A5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s-CL" w:eastAsia="es-CL"/>
    </w:rPr>
  </w:style>
  <w:style w:type="paragraph" w:customStyle="1" w:styleId="Default">
    <w:name w:val="Default"/>
    <w:rsid w:val="00CC57FD"/>
    <w:pPr>
      <w:autoSpaceDE w:val="0"/>
      <w:autoSpaceDN w:val="0"/>
      <w:adjustRightInd w:val="0"/>
    </w:pPr>
    <w:rPr>
      <w:rFonts w:ascii="Palatino Linotype" w:hAnsi="Palatino Linotype" w:cs="Palatino Linotype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E210E"/>
    <w:rPr>
      <w:rFonts w:ascii="Arial" w:hAnsi="Arial" w:cs="Arial"/>
      <w:sz w:val="22"/>
      <w:szCs w:val="22"/>
      <w:lang w:val="es-ES_tradnl" w:eastAsia="es-ES"/>
    </w:rPr>
  </w:style>
  <w:style w:type="paragraph" w:styleId="Descripcin">
    <w:name w:val="caption"/>
    <w:basedOn w:val="Normal"/>
    <w:next w:val="Normal"/>
    <w:qFormat/>
    <w:rsid w:val="00934035"/>
    <w:pPr>
      <w:spacing w:before="60" w:after="60"/>
      <w:jc w:val="center"/>
    </w:pPr>
    <w:rPr>
      <w:b/>
      <w:bCs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A860B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860B4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Sinespaciado">
    <w:name w:val="No Spacing"/>
    <w:uiPriority w:val="1"/>
    <w:qFormat/>
    <w:rsid w:val="003D2162"/>
    <w:rPr>
      <w:rFonts w:ascii="Arial" w:hAnsi="Arial" w:cs="Arial"/>
      <w:sz w:val="22"/>
      <w:szCs w:val="22"/>
      <w:lang w:val="es-ES_tradnl" w:eastAsia="es-ES"/>
    </w:rPr>
  </w:style>
  <w:style w:type="character" w:customStyle="1" w:styleId="ng-star-inserted">
    <w:name w:val="ng-star-inserted"/>
    <w:basedOn w:val="Fuentedeprrafopredeter"/>
    <w:rsid w:val="00E72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7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48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4085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8743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854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comments" Target="comment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23" Type="http://schemas.microsoft.com/office/2011/relationships/people" Target="people.xml"/><Relationship Id="rId10" Type="http://schemas.openxmlformats.org/officeDocument/2006/relationships/webSettings" Target="webSetting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microsoft.com/office/2011/relationships/commentsExtended" Target="commentsExtended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LCPolicyLabelValue xmlns="49647a9b-d5d6-455d-9971-4e8cb2263d94">0.21</DLCPolicyLabelValue>
    <_dlc_DocId xmlns="9c4f26ea-c561-4d1b-ac78-1bf540c0c850">DTSGD-1334991224-10</_dlc_DocId>
    <_dlc_DocIdUrl xmlns="9c4f26ea-c561-4d1b-ac78-1bf540c0c850">
      <Url>http://sharep19/sites/DTSGD/dyms/is/_layouts/15/DocIdRedir.aspx?ID=DTSGD-1334991224-10</Url>
      <Description>DTSGD-1334991224-10</Description>
    </_dlc_DocIdUrl>
    <Categoria_x0020_del_x0020_documento xmlns="9c4f26ea-c561-4d1b-ac78-1bf540c0c850">Uso Interno</Categoria_x0020_del_x0020_documento>
    <_Version xmlns="http://schemas.microsoft.com/sharepoint/v3/fields" xsi:nil="true"/>
    <TaxCatchAll xmlns="9c4f26ea-c561-4d1b-ac78-1bf540c0c850"/>
    <_Publisher xmlns="http://schemas.microsoft.com/sharepoint/v3/fields" xsi:nil="true"/>
    <Colaboradores2 xmlns="9c4f26ea-c561-4d1b-ac78-1bf540c0c850">
      <UserInfo>
        <DisplayName/>
        <AccountId xsi:nil="true"/>
        <AccountType/>
      </UserInfo>
    </Colaboradores2>
    <_Status xmlns="http://schemas.microsoft.com/sharepoint/v3/fields">No iniciado</_Status>
    <DLCPolicyLabelLock xmlns="49647a9b-d5d6-455d-9971-4e8cb2263d94" xsi:nil="true"/>
    <DLCPolicyLabelClientValue xmlns="49647a9b-d5d6-455d-9971-4e8cb2263d94">{_UIVersionString}</DLCPolicyLabelClientValue>
    <_ResourceType xmlns="http://schemas.microsoft.com/sharepoint/v3/fields" xsi:nil="true"/>
    <gbe33d83823540d6a578420a7f4452b6 xmlns="9c4f26ea-c561-4d1b-ac78-1bf540c0c850">
      <Terms xmlns="http://schemas.microsoft.com/office/infopath/2007/PartnerControls"/>
    </gbe33d83823540d6a578420a7f4452b6>
    <Tipologia_x0020_del_x0020_Documento xmlns="9c4f26ea-c561-4d1b-ac78-1bf540c0c850">DOC  Documento</Tipologia_x0020_del_x0020_Documento>
    <wic_System_Copyright xmlns="http://schemas.microsoft.com/sharepoint/v3/fields">DTS SpA</wic_System_Copyright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BB7AF9E6DF674E9E14AFABE84F5086" ma:contentTypeVersion="22" ma:contentTypeDescription="Crear nuevo documento." ma:contentTypeScope="" ma:versionID="900f8aff1b211547fec8d245950ecf58">
  <xsd:schema xmlns:xsd="http://www.w3.org/2001/XMLSchema" xmlns:xs="http://www.w3.org/2001/XMLSchema" xmlns:p="http://schemas.microsoft.com/office/2006/metadata/properties" xmlns:ns1="http://schemas.microsoft.com/sharepoint/v3" xmlns:ns2="9c4f26ea-c561-4d1b-ac78-1bf540c0c850" xmlns:ns3="http://schemas.microsoft.com/sharepoint/v3/fields" xmlns:ns5="49647a9b-d5d6-455d-9971-4e8cb2263d94" targetNamespace="http://schemas.microsoft.com/office/2006/metadata/properties" ma:root="true" ma:fieldsID="70a2562ad10efef4579ed8514a97c717" ns1:_="" ns2:_="" ns3:_="" ns5:_="">
    <xsd:import namespace="http://schemas.microsoft.com/sharepoint/v3"/>
    <xsd:import namespace="9c4f26ea-c561-4d1b-ac78-1bf540c0c850"/>
    <xsd:import namespace="http://schemas.microsoft.com/sharepoint/v3/fields"/>
    <xsd:import namespace="49647a9b-d5d6-455d-9971-4e8cb2263d9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TaxCatchAll" minOccurs="0"/>
                <xsd:element ref="ns2:Categoria_x0020_del_x0020_documento"/>
                <xsd:element ref="ns2:Colaboradores2" minOccurs="0"/>
                <xsd:element ref="ns2:Tipologia_x0020_del_x0020_Documento"/>
                <xsd:element ref="ns3:wic_System_Copyright" minOccurs="0"/>
                <xsd:element ref="ns3:_Status" minOccurs="0"/>
                <xsd:element ref="ns3:_Publisher" minOccurs="0"/>
                <xsd:element ref="ns3:_Version" minOccurs="0"/>
                <xsd:element ref="ns3:_ResourceType" minOccurs="0"/>
                <xsd:element ref="ns2:gbe33d83823540d6a578420a7f4452b6" minOccurs="0"/>
                <xsd:element ref="ns1:_dlc_Exempt" minOccurs="0"/>
                <xsd:element ref="ns5:DLCPolicyLabelValue" minOccurs="0"/>
                <xsd:element ref="ns5:DLCPolicyLabelClientValue" minOccurs="0"/>
                <xsd:element ref="ns5:DLCPolicyLabelLock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24" nillable="true" ma:displayName="Excluir de la directiva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f26ea-c561-4d1b-ac78-1bf540c0c85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TaxCatchAll" ma:index="11" nillable="true" ma:displayName="Taxonomy Catch All Column" ma:hidden="true" ma:list="{8c36026b-21e1-4844-834f-cdfa03a93081}" ma:internalName="TaxCatchAll" ma:showField="CatchAllData" ma:web="9c4f26ea-c561-4d1b-ac78-1bf540c0c8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ategoria_x0020_del_x0020_documento" ma:index="12" ma:displayName="Categoria del documento" ma:format="Dropdown" ma:internalName="Categoria_x0020_del_x0020_documento">
      <xsd:simpleType>
        <xsd:restriction base="dms:Choice">
          <xsd:enumeration value="Secreto"/>
          <xsd:enumeration value="Uso Interno"/>
          <xsd:enumeration value="Confidencial"/>
          <xsd:enumeration value="Reservado"/>
        </xsd:restriction>
      </xsd:simpleType>
    </xsd:element>
    <xsd:element name="Colaboradores2" ma:index="13" nillable="true" ma:displayName="Colaboradores" ma:list="UserInfo" ma:SharePointGroup="0" ma:internalName="Colaboradores2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logia_x0020_del_x0020_Documento" ma:index="14" ma:displayName="Tipologia del Documento" ma:format="Dropdown" ma:internalName="Tipologia_x0020_del_x0020_Documento">
      <xsd:simpleType>
        <xsd:restriction base="dms:Choice">
          <xsd:enumeration value="ACT   Actas"/>
          <xsd:enumeration value="AST   Assy Tree"/>
          <xsd:enumeration value="ATP   Acceptance test procedures (procedimientos de pruebas de aceptación"/>
          <xsd:enumeration value="ATR   Acceptance test reports (reportes de pruebas de aceptación)"/>
          <xsd:enumeration value="CAP   Cursos y capacitación"/>
          <xsd:enumeration value="CDR  Critical Design Review"/>
          <xsd:enumeration value="CFG   Registro de Configuración"/>
          <xsd:enumeration value="COT  Cotización"/>
          <xsd:enumeration value="DCD  Dimensional Control Drawing"/>
          <xsd:enumeration value="DDA  Documento de Diseño de Arquitectura"/>
          <xsd:enumeration value="DDD  Documento de Diseño"/>
          <xsd:enumeration value="DOC  Documento"/>
          <xsd:enumeration value="DWG  Planos Eléctricos, Planos Electrónicos, Planos Mecánicos"/>
          <xsd:enumeration value="EXE   Ejecutable SW"/>
          <xsd:enumeration value="FAB  Procedimiento de Fabricación, Cartilla de ruta y/o trazabilidad"/>
          <xsd:enumeration value="FAS  Final Assy"/>
          <xsd:enumeration value="FAT  Registro Pre FAT o FAT"/>
          <xsd:enumeration value="FPR  Ficha de proceso"/>
          <xsd:enumeration value="FWC  Código Fuente SW"/>
          <xsd:enumeration value="FWD  Documento de Diseño FW"/>
          <xsd:enumeration value="GTT  Carta Gantt"/>
          <xsd:enumeration value="HAT  Harbor acceptance test (pruebas de aceptación en puerto)"/>
          <xsd:enumeration value="HWD  Documento de Diseño HW"/>
          <xsd:enumeration value="ICD  Interface Control Document."/>
          <xsd:enumeration value="ITR  Instrucción de Trabajo"/>
          <xsd:enumeration value="LAY  Layout (localización)"/>
          <xsd:enumeration value="LGL  Legal"/>
          <xsd:enumeration value="MAN  Manual de Instalación, Manual de Configuración, Instructivo de Uso, de Usuario"/>
          <xsd:enumeration value="MED  Documento de Diseño Mecánico"/>
          <xsd:enumeration value="NPT  Name plate"/>
          <xsd:enumeration value="OBS  Organigrama"/>
          <xsd:enumeration value="PCB  PCB Blank Diagram"/>
          <xsd:enumeration value="PDR  Revisión de Diseño Preliminar"/>
          <xsd:enumeration value="PLN  Planificación, Plan"/>
          <xsd:enumeration value="PRO  Procedimiento"/>
          <xsd:enumeration value="PTP  Point-to-point"/>
          <xsd:enumeration value="REG  Registros"/>
          <xsd:enumeration value="REQ  Requerimientos"/>
          <xsd:enumeration value="SAS  Sub Assy"/>
          <xsd:enumeration value="SAT  Site/sea acceptance test(pruebas de aceptación en sitio/en la mar)"/>
          <xsd:enumeration value="SCH  Esquemático"/>
          <xsd:enumeration value="STW  Registro de Prueba Puesta en Marcha STW"/>
          <xsd:enumeration value="SWC  Código Fuente SW"/>
          <xsd:enumeration value="SWD  Documento de Diseño SW"/>
          <xsd:enumeration value="TLD  Top Level Design"/>
          <xsd:enumeration value="TST  Pruebas, Testing, Registro de pruebas unitarias y/o de integración"/>
          <xsd:enumeration value="VDD  Documento de Descripción del SW y FW"/>
          <xsd:enumeration value="WBS  Estructura de quiebre o tarea"/>
          <xsd:enumeration value="WIR  Wiring- Harness"/>
        </xsd:restriction>
      </xsd:simpleType>
    </xsd:element>
    <xsd:element name="gbe33d83823540d6a578420a7f4452b6" ma:index="23" nillable="true" ma:taxonomy="true" ma:internalName="gbe33d83823540d6a578420a7f4452b6" ma:taxonomyFieldName="Palabras_x0020_Clave_x0020_Empresa_x0020_DTS" ma:displayName="Palabras Clave Empresa DTS" ma:default="" ma:fieldId="{0be33d83-8235-40d6-a578-420a7f4452b6}" ma:taxonomyMulti="true" ma:sspId="a6afad80-691f-4da5-85ed-6f7dc656d1a3" ma:termSetId="f41c3f45-2220-48bf-992e-8942ea11856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2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wic_System_Copyright" ma:index="16" nillable="true" ma:displayName="Copyright" ma:default="DTS LTDA." ma:internalName="wic_System_Copyright">
      <xsd:simpleType>
        <xsd:restriction base="dms:Text"/>
      </xsd:simpleType>
    </xsd:element>
    <xsd:element name="_Status" ma:index="17" nillable="true" ma:displayName="Estado" ma:default="No iniciado" ma:internalName="_Status">
      <xsd:simpleType>
        <xsd:union memberTypes="dms:Text">
          <xsd:simpleType>
            <xsd:restriction base="dms:Choice">
              <xsd:enumeration value="No iniciado"/>
              <xsd:enumeration value="Borrador"/>
              <xsd:enumeration value="Revisado"/>
              <xsd:enumeration value="programada"/>
              <xsd:enumeration value="Publicado"/>
              <xsd:enumeration value="Final"/>
              <xsd:enumeration value="Expirado"/>
            </xsd:restriction>
          </xsd:simpleType>
        </xsd:union>
      </xsd:simpleType>
    </xsd:element>
    <xsd:element name="_Publisher" ma:index="18" nillable="true" ma:displayName="Publisher" ma:description="La persona, organización o servicio que publicó este recurso" ma:internalName="_Publisher">
      <xsd:simpleType>
        <xsd:restriction base="dms:Text"/>
      </xsd:simpleType>
    </xsd:element>
    <xsd:element name="_Version" ma:index="19" nillable="true" ma:displayName="Versión" ma:internalName="_Version">
      <xsd:simpleType>
        <xsd:restriction base="dms:Text"/>
      </xsd:simpleType>
    </xsd:element>
    <xsd:element name="_ResourceType" ma:index="20" nillable="true" ma:displayName="Tipo de recurso" ma:description="Conjunto de categorías, funciones, géneros o niveles de agregación" ma:internalName="_ResourceTyp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647a9b-d5d6-455d-9971-4e8cb2263d94" elementFormDefault="qualified">
    <xsd:import namespace="http://schemas.microsoft.com/office/2006/documentManagement/types"/>
    <xsd:import namespace="http://schemas.microsoft.com/office/infopath/2007/PartnerControls"/>
    <xsd:element name="DLCPolicyLabelValue" ma:index="25" nillable="true" ma:displayName="Etiqueta" ma:description="Almacena el valor actual de la etiqueta." ma:internalName="DLCPolicyLabelValue" ma:readOnly="true">
      <xsd:simpleType>
        <xsd:restriction base="dms:Note">
          <xsd:maxLength value="255"/>
        </xsd:restriction>
      </xsd:simpleType>
    </xsd:element>
    <xsd:element name="DLCPolicyLabelClientValue" ma:index="26" nillable="true" ma:displayName="Valor de etiqueta de cliente" ma:description="Almacena el último valor de etiqueta calculado en el cliente." ma:hidden="true" ma:internalName="DLCPolicyLabelClientValue" ma:readOnly="false">
      <xsd:simpleType>
        <xsd:restriction base="dms:Note"/>
      </xsd:simpleType>
    </xsd:element>
    <xsd:element name="DLCPolicyLabelLock" ma:index="27" nillable="true" ma:displayName="Etiqueta bloqueada" ma:description="Indica si la etiqueta debería actualizarse cuando se modifican las propiedades del elemento." ma:hidden="true" ma:internalName="DLCPolicyLabelLock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15" ma:displayName="Autor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Estado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p:Policy xmlns:p="office.server.policy" id="" local="true">
  <p:Name>Documento</p:Name>
  <p:Description/>
  <p:Statement/>
  <p:PolicyItems>
    <p:PolicyItem featureId="Microsoft.Office.RecordsManagement.PolicyFeatures.PolicyLabel" staticId="0x0101001A24A386A07B6A4EB7E2836FED872B2B|-1608465296" UniqueId="e27188c3-ab9b-4f31-880b-f73ba20436d4">
      <p:Name>Etiquetas</p:Name>
      <p:Description>Genera etiquetas que se pueden insertar en documentos de Microsoft Office para asegurarse de que las propiedades del documento u otra información importante se incluya cuando se impriman los documentos. También se pueden utilizar etiquetas para buscar documentos.</p:Description>
      <p:CustomData>
        <label>
          <properties>
            <font>Arial</font>
            <lock>True</lock>
          </properties>
          <segment type="metadata">_UIVersionString</segment>
        </label>
      </p:CustomData>
    </p:PolicyItem>
  </p:PolicyItems>
</p:Policy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B3DBB5-F88E-4D90-A410-3C9B6E995B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A3CACD-ED40-4C1F-9D91-799BC3B839B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C16088D6-4F21-45A4-9C8C-64AE0DD756AA}">
  <ds:schemaRefs>
    <ds:schemaRef ds:uri="http://schemas.microsoft.com/office/2006/metadata/properties"/>
    <ds:schemaRef ds:uri="http://schemas.microsoft.com/office/infopath/2007/PartnerControls"/>
    <ds:schemaRef ds:uri="49647a9b-d5d6-455d-9971-4e8cb2263d94"/>
    <ds:schemaRef ds:uri="9c4f26ea-c561-4d1b-ac78-1bf540c0c850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75BBCB16-04A7-4770-865D-64D6C60DF7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c4f26ea-c561-4d1b-ac78-1bf540c0c850"/>
    <ds:schemaRef ds:uri="http://schemas.microsoft.com/sharepoint/v3/fields"/>
    <ds:schemaRef ds:uri="49647a9b-d5d6-455d-9971-4e8cb2263d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5F82C4F-2064-49B5-9F8A-81B29B2C61BA}">
  <ds:schemaRefs>
    <ds:schemaRef ds:uri="office.server.policy"/>
  </ds:schemaRefs>
</ds:datastoreItem>
</file>

<file path=customXml/itemProps6.xml><?xml version="1.0" encoding="utf-8"?>
<ds:datastoreItem xmlns:ds="http://schemas.openxmlformats.org/officeDocument/2006/customXml" ds:itemID="{B44A8F8B-4420-428F-90AF-0ECA80B1FD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8</Pages>
  <Words>1953</Words>
  <Characters>10744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DOC DISEÑO DE HARDWARE</vt:lpstr>
    </vt:vector>
  </TitlesOfParts>
  <Company>DTS SpA</Company>
  <LinksUpToDate>false</LinksUpToDate>
  <CharactersWithSpaces>12672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DOC DISEÑO DE HARDWARE</dc:title>
  <dc:subject/>
  <dc:creator>juan sepúlveda;nicolas seguel</dc:creator>
  <cp:keywords/>
  <dc:description/>
  <cp:lastModifiedBy>Practico IDI 2</cp:lastModifiedBy>
  <cp:revision>4</cp:revision>
  <cp:lastPrinted>2011-05-24T19:55:00Z</cp:lastPrinted>
  <dcterms:created xsi:type="dcterms:W3CDTF">2026-01-07T13:21:00Z</dcterms:created>
  <dcterms:modified xsi:type="dcterms:W3CDTF">2026-01-07T18:35:00Z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0x01010004BB7AF9E6DF674E9E14AFABE84F5086</vt:lpwstr>
  </property>
  <property fmtid="{D5CDD505-2E9C-101B-9397-08002B2CF9AE}" pid="3" name="_dlc_DocIdItemGuid">
    <vt:lpwstr>886f5ef4-fd95-4e94-9d73-bf948ad28049</vt:lpwstr>
  </property>
  <property fmtid="{D5CDD505-2E9C-101B-9397-08002B2CF9AE}" pid="4" name="Palabras Clave Empresa DTS">
    <vt:lpwstr/>
  </property>
</Properties>
</file>